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BAD" w:rsidRDefault="00173BAD"/>
    <w:p w:rsidR="00173BAD" w:rsidRDefault="00173BAD"/>
    <w:p w:rsidR="00173BAD" w:rsidRDefault="00173BAD"/>
    <w:p w:rsidR="002F54DE" w:rsidRPr="00577441" w:rsidRDefault="002F54DE" w:rsidP="002F54DE">
      <w:pPr>
        <w:jc w:val="center"/>
        <w:rPr>
          <w:rFonts w:ascii="Times New Roman" w:hAnsi="Times New Roman" w:cs="Times New Roman"/>
          <w:sz w:val="32"/>
          <w:szCs w:val="32"/>
        </w:rPr>
      </w:pPr>
    </w:p>
    <w:p w:rsidR="002F54DE" w:rsidRPr="00577441" w:rsidRDefault="002F54DE" w:rsidP="002F54DE">
      <w:pPr>
        <w:jc w:val="center"/>
        <w:rPr>
          <w:rFonts w:ascii="Times New Roman" w:hAnsi="Times New Roman" w:cs="Times New Roman"/>
          <w:sz w:val="32"/>
          <w:szCs w:val="32"/>
        </w:rPr>
      </w:pPr>
      <w:r>
        <w:rPr>
          <w:rFonts w:ascii="Times New Roman" w:hAnsi="Times New Roman" w:cs="Times New Roman"/>
          <w:noProof/>
        </w:rPr>
        <w:drawing>
          <wp:anchor distT="0" distB="0" distL="114300" distR="114300" simplePos="0" relativeHeight="251659264" behindDoc="0" locked="0" layoutInCell="1" allowOverlap="0" wp14:anchorId="2D4F7750" wp14:editId="2D4F7751">
            <wp:simplePos x="0" y="0"/>
            <wp:positionH relativeFrom="page">
              <wp:posOffset>1266825</wp:posOffset>
            </wp:positionH>
            <wp:positionV relativeFrom="paragraph">
              <wp:posOffset>4445</wp:posOffset>
            </wp:positionV>
            <wp:extent cx="5248910" cy="1543050"/>
            <wp:effectExtent l="0" t="0" r="8890" b="0"/>
            <wp:wrapTopAndBottom/>
            <wp:docPr id="3" name="Picture 1" descr="BK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_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910" cy="1543050"/>
                    </a:xfrm>
                    <a:prstGeom prst="rect">
                      <a:avLst/>
                    </a:prstGeom>
                    <a:noFill/>
                  </pic:spPr>
                </pic:pic>
              </a:graphicData>
            </a:graphic>
            <wp14:sizeRelH relativeFrom="page">
              <wp14:pctWidth>0</wp14:pctWidth>
            </wp14:sizeRelH>
            <wp14:sizeRelV relativeFrom="page">
              <wp14:pctHeight>0</wp14:pctHeight>
            </wp14:sizeRelV>
          </wp:anchor>
        </w:drawing>
      </w:r>
    </w:p>
    <w:p w:rsidR="002F54DE" w:rsidRPr="00577441" w:rsidRDefault="002F54DE" w:rsidP="002F54DE">
      <w:pPr>
        <w:pBdr>
          <w:bottom w:val="single" w:sz="6" w:space="1" w:color="auto"/>
        </w:pBdr>
        <w:rPr>
          <w:rFonts w:ascii="Times New Roman" w:hAnsi="Times New Roman" w:cs="Times New Roman"/>
          <w:sz w:val="32"/>
          <w:szCs w:val="32"/>
        </w:rPr>
      </w:pPr>
    </w:p>
    <w:p w:rsidR="002F54DE" w:rsidRPr="008E7CE1" w:rsidRDefault="0035406F" w:rsidP="008E7CE1">
      <w:pPr>
        <w:pBdr>
          <w:bottom w:val="single" w:sz="6" w:space="2" w:color="auto"/>
        </w:pBdr>
        <w:spacing w:after="480"/>
        <w:jc w:val="center"/>
        <w:rPr>
          <w:rFonts w:ascii="Times New Roman" w:eastAsia="Calibri" w:hAnsi="Times New Roman" w:cs="Times New Roman"/>
          <w:b/>
          <w:bCs/>
          <w:sz w:val="48"/>
          <w:szCs w:val="48"/>
        </w:rPr>
      </w:pPr>
      <w:r>
        <w:rPr>
          <w:rFonts w:ascii="Times New Roman" w:eastAsia="Calibri" w:hAnsi="Times New Roman" w:cs="Times New Roman"/>
          <w:b/>
          <w:bCs/>
          <w:sz w:val="48"/>
          <w:szCs w:val="48"/>
        </w:rPr>
        <w:t>Simulation Engine Model</w:t>
      </w:r>
    </w:p>
    <w:p w:rsidR="002F54DE" w:rsidRPr="00577441" w:rsidRDefault="002F54DE" w:rsidP="002F54DE">
      <w:pPr>
        <w:spacing w:before="480"/>
        <w:rPr>
          <w:rFonts w:ascii="Times New Roman" w:hAnsi="Times New Roman" w:cs="Times New Roman"/>
          <w:b/>
          <w:sz w:val="32"/>
          <w:szCs w:val="32"/>
        </w:rPr>
      </w:pPr>
    </w:p>
    <w:p w:rsidR="002F54DE" w:rsidRPr="00577441" w:rsidRDefault="002F54DE" w:rsidP="002F54DE">
      <w:pPr>
        <w:spacing w:line="240" w:lineRule="auto"/>
        <w:jc w:val="center"/>
        <w:rPr>
          <w:rFonts w:ascii="Times New Roman" w:hAnsi="Times New Roman" w:cs="Times New Roman"/>
          <w:b/>
          <w:sz w:val="28"/>
          <w:szCs w:val="32"/>
        </w:rPr>
      </w:pPr>
      <w:r w:rsidRPr="00577441">
        <w:rPr>
          <w:rFonts w:ascii="Times New Roman" w:hAnsi="Times New Roman" w:cs="Times New Roman"/>
          <w:b/>
          <w:sz w:val="28"/>
          <w:szCs w:val="32"/>
        </w:rPr>
        <w:t xml:space="preserve">Prepared By: </w:t>
      </w:r>
      <w:r w:rsidR="008F3227">
        <w:rPr>
          <w:rFonts w:ascii="Times New Roman" w:hAnsi="Times New Roman" w:cs="Times New Roman"/>
          <w:b/>
          <w:sz w:val="28"/>
          <w:szCs w:val="32"/>
        </w:rPr>
        <w:t>Tanya Tamarchenko</w:t>
      </w:r>
    </w:p>
    <w:p w:rsidR="002F54DE" w:rsidRPr="00577441" w:rsidRDefault="002F54DE" w:rsidP="002F54DE">
      <w:pPr>
        <w:spacing w:after="0" w:line="240" w:lineRule="auto"/>
        <w:jc w:val="center"/>
        <w:rPr>
          <w:rFonts w:ascii="Times New Roman" w:hAnsi="Times New Roman" w:cs="Times New Roman"/>
          <w:sz w:val="28"/>
          <w:szCs w:val="32"/>
        </w:rPr>
      </w:pPr>
      <w:r w:rsidRPr="00577441">
        <w:rPr>
          <w:rFonts w:ascii="Times New Roman" w:hAnsi="Times New Roman" w:cs="Times New Roman"/>
          <w:b/>
          <w:sz w:val="28"/>
          <w:szCs w:val="32"/>
        </w:rPr>
        <w:t xml:space="preserve">Date: </w:t>
      </w:r>
      <w:r w:rsidR="0035406F">
        <w:rPr>
          <w:rFonts w:ascii="Times New Roman" w:hAnsi="Times New Roman" w:cs="Times New Roman"/>
          <w:b/>
          <w:sz w:val="28"/>
          <w:szCs w:val="32"/>
        </w:rPr>
        <w:t>9</w:t>
      </w:r>
      <w:r w:rsidR="008F3227">
        <w:rPr>
          <w:rFonts w:ascii="Times New Roman" w:hAnsi="Times New Roman" w:cs="Times New Roman"/>
          <w:b/>
          <w:sz w:val="28"/>
          <w:szCs w:val="32"/>
        </w:rPr>
        <w:t>/3</w:t>
      </w:r>
      <w:r w:rsidR="0035406F">
        <w:rPr>
          <w:rFonts w:ascii="Times New Roman" w:hAnsi="Times New Roman" w:cs="Times New Roman"/>
          <w:b/>
          <w:sz w:val="28"/>
          <w:szCs w:val="32"/>
        </w:rPr>
        <w:t>0</w:t>
      </w:r>
      <w:r w:rsidR="008F3227">
        <w:rPr>
          <w:rFonts w:ascii="Times New Roman" w:hAnsi="Times New Roman" w:cs="Times New Roman"/>
          <w:b/>
          <w:sz w:val="28"/>
          <w:szCs w:val="32"/>
        </w:rPr>
        <w:t>/2014</w:t>
      </w:r>
    </w:p>
    <w:p w:rsidR="002F54DE" w:rsidRDefault="002F54DE" w:rsidP="002F54DE">
      <w:pPr>
        <w:rPr>
          <w:rFonts w:ascii="Times New Roman" w:hAnsi="Times New Roman" w:cs="Times New Roman"/>
          <w:b/>
          <w:sz w:val="36"/>
          <w:szCs w:val="32"/>
        </w:rPr>
      </w:pPr>
    </w:p>
    <w:p w:rsidR="00892D35" w:rsidRDefault="00892D35" w:rsidP="002F54DE">
      <w:pPr>
        <w:rPr>
          <w:rFonts w:ascii="Times New Roman" w:hAnsi="Times New Roman" w:cs="Times New Roman"/>
          <w:b/>
          <w:sz w:val="36"/>
          <w:szCs w:val="32"/>
        </w:rPr>
      </w:pPr>
    </w:p>
    <w:p w:rsidR="00892D35" w:rsidRDefault="00892D35" w:rsidP="002F54DE">
      <w:pPr>
        <w:rPr>
          <w:rFonts w:ascii="Times New Roman" w:hAnsi="Times New Roman" w:cs="Times New Roman"/>
          <w:b/>
          <w:sz w:val="36"/>
          <w:szCs w:val="32"/>
        </w:rPr>
      </w:pPr>
    </w:p>
    <w:p w:rsidR="002F54DE" w:rsidRPr="00577441" w:rsidRDefault="002F54DE" w:rsidP="002F54DE">
      <w:pPr>
        <w:autoSpaceDE w:val="0"/>
        <w:autoSpaceDN w:val="0"/>
        <w:adjustRightInd w:val="0"/>
        <w:spacing w:after="0" w:line="240" w:lineRule="auto"/>
        <w:rPr>
          <w:rFonts w:ascii="Times New Roman" w:hAnsi="Times New Roman" w:cs="Times New Roman"/>
          <w:sz w:val="20"/>
          <w:szCs w:val="16"/>
        </w:rPr>
      </w:pPr>
    </w:p>
    <w:p w:rsidR="00603C16" w:rsidRDefault="00603C16">
      <w:pPr>
        <w:rPr>
          <w:rFonts w:ascii="Times New Roman" w:hAnsi="Times New Roman" w:cs="Times New Roman"/>
          <w:b/>
        </w:rPr>
      </w:pPr>
      <w:bookmarkStart w:id="0" w:name="_Ref319604032"/>
      <w:bookmarkStart w:id="1" w:name="_Toc325475769"/>
      <w:bookmarkStart w:id="2" w:name="_Toc335741254"/>
      <w:bookmarkStart w:id="3" w:name="_Toc352331064"/>
      <w:r>
        <w:rPr>
          <w:rFonts w:ascii="Times New Roman" w:hAnsi="Times New Roman" w:cs="Times New Roman"/>
          <w:b/>
        </w:rPr>
        <w:br w:type="page"/>
      </w:r>
    </w:p>
    <w:sdt>
      <w:sdtPr>
        <w:rPr>
          <w:rFonts w:asciiTheme="minorHAnsi" w:eastAsiaTheme="minorHAnsi" w:hAnsiTheme="minorHAnsi" w:cstheme="minorBidi"/>
          <w:b w:val="0"/>
          <w:bCs w:val="0"/>
          <w:color w:val="auto"/>
          <w:sz w:val="22"/>
          <w:szCs w:val="22"/>
        </w:rPr>
        <w:id w:val="-460811630"/>
        <w:docPartObj>
          <w:docPartGallery w:val="Table of Contents"/>
          <w:docPartUnique/>
        </w:docPartObj>
      </w:sdtPr>
      <w:sdtEndPr>
        <w:rPr>
          <w:noProof/>
        </w:rPr>
      </w:sdtEndPr>
      <w:sdtContent>
        <w:p w:rsidR="00B67AB6" w:rsidRDefault="00B67AB6">
          <w:pPr>
            <w:pStyle w:val="TOCHeading"/>
          </w:pPr>
          <w:r>
            <w:t>Contents</w:t>
          </w:r>
        </w:p>
        <w:p w:rsidR="00AD2715" w:rsidRDefault="00B67AB6">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94567744" w:history="1">
            <w:r w:rsidR="00AD2715" w:rsidRPr="00E01BDB">
              <w:rPr>
                <w:rStyle w:val="Hyperlink"/>
                <w:rFonts w:ascii="Times New Roman" w:hAnsi="Times New Roman" w:cs="Times New Roman"/>
                <w:noProof/>
              </w:rPr>
              <w:t>Monte-Carlo Scenario Generation Engine</w:t>
            </w:r>
            <w:r w:rsidR="00AD2715">
              <w:rPr>
                <w:noProof/>
                <w:webHidden/>
              </w:rPr>
              <w:tab/>
            </w:r>
            <w:r w:rsidR="00AD2715">
              <w:rPr>
                <w:noProof/>
                <w:webHidden/>
              </w:rPr>
              <w:fldChar w:fldCharType="begin"/>
            </w:r>
            <w:r w:rsidR="00AD2715">
              <w:rPr>
                <w:noProof/>
                <w:webHidden/>
              </w:rPr>
              <w:instrText xml:space="preserve"> PAGEREF _Toc394567744 \h </w:instrText>
            </w:r>
            <w:r w:rsidR="00AD2715">
              <w:rPr>
                <w:noProof/>
                <w:webHidden/>
              </w:rPr>
            </w:r>
            <w:r w:rsidR="00AD2715">
              <w:rPr>
                <w:noProof/>
                <w:webHidden/>
              </w:rPr>
              <w:fldChar w:fldCharType="separate"/>
            </w:r>
            <w:r w:rsidR="00AD2715">
              <w:rPr>
                <w:noProof/>
                <w:webHidden/>
              </w:rPr>
              <w:t>1</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45" w:history="1">
            <w:r w:rsidR="00AD2715" w:rsidRPr="00E01BDB">
              <w:rPr>
                <w:rStyle w:val="Hyperlink"/>
                <w:noProof/>
              </w:rPr>
              <w:t>Executive Summary</w:t>
            </w:r>
            <w:r w:rsidR="00AD2715">
              <w:rPr>
                <w:noProof/>
                <w:webHidden/>
              </w:rPr>
              <w:tab/>
            </w:r>
            <w:r w:rsidR="00AD2715">
              <w:rPr>
                <w:noProof/>
                <w:webHidden/>
              </w:rPr>
              <w:fldChar w:fldCharType="begin"/>
            </w:r>
            <w:r w:rsidR="00AD2715">
              <w:rPr>
                <w:noProof/>
                <w:webHidden/>
              </w:rPr>
              <w:instrText xml:space="preserve"> PAGEREF _Toc394567745 \h </w:instrText>
            </w:r>
            <w:r w:rsidR="00AD2715">
              <w:rPr>
                <w:noProof/>
                <w:webHidden/>
              </w:rPr>
            </w:r>
            <w:r w:rsidR="00AD2715">
              <w:rPr>
                <w:noProof/>
                <w:webHidden/>
              </w:rPr>
              <w:fldChar w:fldCharType="separate"/>
            </w:r>
            <w:r w:rsidR="00AD2715">
              <w:rPr>
                <w:noProof/>
                <w:webHidden/>
              </w:rPr>
              <w:t>3</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46" w:history="1">
            <w:r w:rsidR="00AD2715" w:rsidRPr="00E01BDB">
              <w:rPr>
                <w:rStyle w:val="Hyperlink"/>
                <w:noProof/>
              </w:rPr>
              <w:t>Overview of Methodology</w:t>
            </w:r>
            <w:r w:rsidR="00AD2715">
              <w:rPr>
                <w:noProof/>
                <w:webHidden/>
              </w:rPr>
              <w:tab/>
            </w:r>
            <w:r w:rsidR="00AD2715">
              <w:rPr>
                <w:noProof/>
                <w:webHidden/>
              </w:rPr>
              <w:fldChar w:fldCharType="begin"/>
            </w:r>
            <w:r w:rsidR="00AD2715">
              <w:rPr>
                <w:noProof/>
                <w:webHidden/>
              </w:rPr>
              <w:instrText xml:space="preserve"> PAGEREF _Toc394567746 \h </w:instrText>
            </w:r>
            <w:r w:rsidR="00AD2715">
              <w:rPr>
                <w:noProof/>
                <w:webHidden/>
              </w:rPr>
            </w:r>
            <w:r w:rsidR="00AD2715">
              <w:rPr>
                <w:noProof/>
                <w:webHidden/>
              </w:rPr>
              <w:fldChar w:fldCharType="separate"/>
            </w:r>
            <w:r w:rsidR="00AD2715">
              <w:rPr>
                <w:noProof/>
                <w:webHidden/>
              </w:rPr>
              <w:t>3</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47" w:history="1">
            <w:r w:rsidR="00AD2715" w:rsidRPr="00E01BDB">
              <w:rPr>
                <w:rStyle w:val="Hyperlink"/>
                <w:noProof/>
              </w:rPr>
              <w:t>In-Scope Products and Processes</w:t>
            </w:r>
            <w:r w:rsidR="00AD2715">
              <w:rPr>
                <w:noProof/>
                <w:webHidden/>
              </w:rPr>
              <w:tab/>
            </w:r>
            <w:r w:rsidR="00AD2715">
              <w:rPr>
                <w:noProof/>
                <w:webHidden/>
              </w:rPr>
              <w:fldChar w:fldCharType="begin"/>
            </w:r>
            <w:r w:rsidR="00AD2715">
              <w:rPr>
                <w:noProof/>
                <w:webHidden/>
              </w:rPr>
              <w:instrText xml:space="preserve"> PAGEREF _Toc394567747 \h </w:instrText>
            </w:r>
            <w:r w:rsidR="00AD2715">
              <w:rPr>
                <w:noProof/>
                <w:webHidden/>
              </w:rPr>
            </w:r>
            <w:r w:rsidR="00AD2715">
              <w:rPr>
                <w:noProof/>
                <w:webHidden/>
              </w:rPr>
              <w:fldChar w:fldCharType="separate"/>
            </w:r>
            <w:r w:rsidR="00AD2715">
              <w:rPr>
                <w:noProof/>
                <w:webHidden/>
              </w:rPr>
              <w:t>4</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48" w:history="1">
            <w:r w:rsidR="00AD2715" w:rsidRPr="00E01BDB">
              <w:rPr>
                <w:rStyle w:val="Hyperlink"/>
                <w:noProof/>
              </w:rPr>
              <w:t>Model Inputs, Parameters, Assumptions and Qualitative Adjustments</w:t>
            </w:r>
            <w:r w:rsidR="00AD2715">
              <w:rPr>
                <w:noProof/>
                <w:webHidden/>
              </w:rPr>
              <w:tab/>
            </w:r>
            <w:r w:rsidR="00AD2715">
              <w:rPr>
                <w:noProof/>
                <w:webHidden/>
              </w:rPr>
              <w:fldChar w:fldCharType="begin"/>
            </w:r>
            <w:r w:rsidR="00AD2715">
              <w:rPr>
                <w:noProof/>
                <w:webHidden/>
              </w:rPr>
              <w:instrText xml:space="preserve"> PAGEREF _Toc394567748 \h </w:instrText>
            </w:r>
            <w:r w:rsidR="00AD2715">
              <w:rPr>
                <w:noProof/>
                <w:webHidden/>
              </w:rPr>
            </w:r>
            <w:r w:rsidR="00AD2715">
              <w:rPr>
                <w:noProof/>
                <w:webHidden/>
              </w:rPr>
              <w:fldChar w:fldCharType="separate"/>
            </w:r>
            <w:r w:rsidR="00AD2715">
              <w:rPr>
                <w:noProof/>
                <w:webHidden/>
              </w:rPr>
              <w:t>4</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49" w:history="1">
            <w:r w:rsidR="00AD2715" w:rsidRPr="00E01BDB">
              <w:rPr>
                <w:rStyle w:val="Hyperlink"/>
                <w:noProof/>
              </w:rPr>
              <w:t>Description of Calculations</w:t>
            </w:r>
            <w:r w:rsidR="00AD2715">
              <w:rPr>
                <w:noProof/>
                <w:webHidden/>
              </w:rPr>
              <w:tab/>
            </w:r>
            <w:r w:rsidR="00AD2715">
              <w:rPr>
                <w:noProof/>
                <w:webHidden/>
              </w:rPr>
              <w:fldChar w:fldCharType="begin"/>
            </w:r>
            <w:r w:rsidR="00AD2715">
              <w:rPr>
                <w:noProof/>
                <w:webHidden/>
              </w:rPr>
              <w:instrText xml:space="preserve"> PAGEREF _Toc394567749 \h </w:instrText>
            </w:r>
            <w:r w:rsidR="00AD2715">
              <w:rPr>
                <w:noProof/>
                <w:webHidden/>
              </w:rPr>
            </w:r>
            <w:r w:rsidR="00AD2715">
              <w:rPr>
                <w:noProof/>
                <w:webHidden/>
              </w:rPr>
              <w:fldChar w:fldCharType="separate"/>
            </w:r>
            <w:r w:rsidR="00AD2715">
              <w:rPr>
                <w:noProof/>
                <w:webHidden/>
              </w:rPr>
              <w:t>5</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0" w:history="1">
            <w:r w:rsidR="00AD2715" w:rsidRPr="00E01BDB">
              <w:rPr>
                <w:rStyle w:val="Hyperlink"/>
                <w:noProof/>
              </w:rPr>
              <w:t>Calibration Procedures</w:t>
            </w:r>
            <w:r w:rsidR="00AD2715">
              <w:rPr>
                <w:noProof/>
                <w:webHidden/>
              </w:rPr>
              <w:tab/>
            </w:r>
            <w:r w:rsidR="00AD2715">
              <w:rPr>
                <w:noProof/>
                <w:webHidden/>
              </w:rPr>
              <w:fldChar w:fldCharType="begin"/>
            </w:r>
            <w:r w:rsidR="00AD2715">
              <w:rPr>
                <w:noProof/>
                <w:webHidden/>
              </w:rPr>
              <w:instrText xml:space="preserve"> PAGEREF _Toc394567750 \h </w:instrText>
            </w:r>
            <w:r w:rsidR="00AD2715">
              <w:rPr>
                <w:noProof/>
                <w:webHidden/>
              </w:rPr>
            </w:r>
            <w:r w:rsidR="00AD2715">
              <w:rPr>
                <w:noProof/>
                <w:webHidden/>
              </w:rPr>
              <w:fldChar w:fldCharType="separate"/>
            </w:r>
            <w:r w:rsidR="00AD2715">
              <w:rPr>
                <w:noProof/>
                <w:webHidden/>
              </w:rPr>
              <w:t>8</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1" w:history="1">
            <w:r w:rsidR="00AD2715" w:rsidRPr="00E01BDB">
              <w:rPr>
                <w:rStyle w:val="Hyperlink"/>
                <w:noProof/>
              </w:rPr>
              <w:t>Model Outputs Testing</w:t>
            </w:r>
            <w:r w:rsidR="00AD2715">
              <w:rPr>
                <w:noProof/>
                <w:webHidden/>
              </w:rPr>
              <w:tab/>
            </w:r>
            <w:r w:rsidR="00AD2715">
              <w:rPr>
                <w:noProof/>
                <w:webHidden/>
              </w:rPr>
              <w:fldChar w:fldCharType="begin"/>
            </w:r>
            <w:r w:rsidR="00AD2715">
              <w:rPr>
                <w:noProof/>
                <w:webHidden/>
              </w:rPr>
              <w:instrText xml:space="preserve"> PAGEREF _Toc394567751 \h </w:instrText>
            </w:r>
            <w:r w:rsidR="00AD2715">
              <w:rPr>
                <w:noProof/>
                <w:webHidden/>
              </w:rPr>
            </w:r>
            <w:r w:rsidR="00AD2715">
              <w:rPr>
                <w:noProof/>
                <w:webHidden/>
              </w:rPr>
              <w:fldChar w:fldCharType="separate"/>
            </w:r>
            <w:r w:rsidR="00AD2715">
              <w:rPr>
                <w:noProof/>
                <w:webHidden/>
              </w:rPr>
              <w:t>10</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2" w:history="1">
            <w:r w:rsidR="00AD2715" w:rsidRPr="00E01BDB">
              <w:rPr>
                <w:rStyle w:val="Hyperlink"/>
                <w:noProof/>
              </w:rPr>
              <w:t>Model Application and Limitations</w:t>
            </w:r>
            <w:r w:rsidR="00AD2715">
              <w:rPr>
                <w:noProof/>
                <w:webHidden/>
              </w:rPr>
              <w:tab/>
            </w:r>
            <w:r w:rsidR="00AD2715">
              <w:rPr>
                <w:noProof/>
                <w:webHidden/>
              </w:rPr>
              <w:fldChar w:fldCharType="begin"/>
            </w:r>
            <w:r w:rsidR="00AD2715">
              <w:rPr>
                <w:noProof/>
                <w:webHidden/>
              </w:rPr>
              <w:instrText xml:space="preserve"> PAGEREF _Toc394567752 \h </w:instrText>
            </w:r>
            <w:r w:rsidR="00AD2715">
              <w:rPr>
                <w:noProof/>
                <w:webHidden/>
              </w:rPr>
            </w:r>
            <w:r w:rsidR="00AD2715">
              <w:rPr>
                <w:noProof/>
                <w:webHidden/>
              </w:rPr>
              <w:fldChar w:fldCharType="separate"/>
            </w:r>
            <w:r w:rsidR="00AD2715">
              <w:rPr>
                <w:noProof/>
                <w:webHidden/>
              </w:rPr>
              <w:t>16</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3" w:history="1">
            <w:r w:rsidR="00AD2715" w:rsidRPr="00E01BDB">
              <w:rPr>
                <w:rStyle w:val="Hyperlink"/>
                <w:noProof/>
              </w:rPr>
              <w:t>Ongoing Performance Monitoring Approach</w:t>
            </w:r>
            <w:r w:rsidR="00AD2715">
              <w:rPr>
                <w:noProof/>
                <w:webHidden/>
              </w:rPr>
              <w:tab/>
            </w:r>
            <w:r w:rsidR="00AD2715">
              <w:rPr>
                <w:noProof/>
                <w:webHidden/>
              </w:rPr>
              <w:fldChar w:fldCharType="begin"/>
            </w:r>
            <w:r w:rsidR="00AD2715">
              <w:rPr>
                <w:noProof/>
                <w:webHidden/>
              </w:rPr>
              <w:instrText xml:space="preserve"> PAGEREF _Toc394567753 \h </w:instrText>
            </w:r>
            <w:r w:rsidR="00AD2715">
              <w:rPr>
                <w:noProof/>
                <w:webHidden/>
              </w:rPr>
            </w:r>
            <w:r w:rsidR="00AD2715">
              <w:rPr>
                <w:noProof/>
                <w:webHidden/>
              </w:rPr>
              <w:fldChar w:fldCharType="separate"/>
            </w:r>
            <w:r w:rsidR="00AD2715">
              <w:rPr>
                <w:noProof/>
                <w:webHidden/>
              </w:rPr>
              <w:t>16</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4" w:history="1">
            <w:r w:rsidR="00AD2715" w:rsidRPr="00E01BDB">
              <w:rPr>
                <w:rStyle w:val="Hyperlink"/>
                <w:noProof/>
              </w:rPr>
              <w:t>Systems and IT Infrastructure</w:t>
            </w:r>
            <w:r w:rsidR="00AD2715">
              <w:rPr>
                <w:noProof/>
                <w:webHidden/>
              </w:rPr>
              <w:tab/>
            </w:r>
            <w:r w:rsidR="00AD2715">
              <w:rPr>
                <w:noProof/>
                <w:webHidden/>
              </w:rPr>
              <w:fldChar w:fldCharType="begin"/>
            </w:r>
            <w:r w:rsidR="00AD2715">
              <w:rPr>
                <w:noProof/>
                <w:webHidden/>
              </w:rPr>
              <w:instrText xml:space="preserve"> PAGEREF _Toc394567754 \h </w:instrText>
            </w:r>
            <w:r w:rsidR="00AD2715">
              <w:rPr>
                <w:noProof/>
                <w:webHidden/>
              </w:rPr>
            </w:r>
            <w:r w:rsidR="00AD2715">
              <w:rPr>
                <w:noProof/>
                <w:webHidden/>
              </w:rPr>
              <w:fldChar w:fldCharType="separate"/>
            </w:r>
            <w:r w:rsidR="00AD2715">
              <w:rPr>
                <w:noProof/>
                <w:webHidden/>
              </w:rPr>
              <w:t>16</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5" w:history="1">
            <w:r w:rsidR="00AD2715" w:rsidRPr="00E01BDB">
              <w:rPr>
                <w:rStyle w:val="Hyperlink"/>
                <w:noProof/>
              </w:rPr>
              <w:t>Regulatory Requirements</w:t>
            </w:r>
            <w:r w:rsidR="00AD2715">
              <w:rPr>
                <w:noProof/>
                <w:webHidden/>
              </w:rPr>
              <w:tab/>
            </w:r>
            <w:r w:rsidR="00AD2715">
              <w:rPr>
                <w:noProof/>
                <w:webHidden/>
              </w:rPr>
              <w:fldChar w:fldCharType="begin"/>
            </w:r>
            <w:r w:rsidR="00AD2715">
              <w:rPr>
                <w:noProof/>
                <w:webHidden/>
              </w:rPr>
              <w:instrText xml:space="preserve"> PAGEREF _Toc394567755 \h </w:instrText>
            </w:r>
            <w:r w:rsidR="00AD2715">
              <w:rPr>
                <w:noProof/>
                <w:webHidden/>
              </w:rPr>
            </w:r>
            <w:r w:rsidR="00AD2715">
              <w:rPr>
                <w:noProof/>
                <w:webHidden/>
              </w:rPr>
              <w:fldChar w:fldCharType="separate"/>
            </w:r>
            <w:r w:rsidR="00AD2715">
              <w:rPr>
                <w:noProof/>
                <w:webHidden/>
              </w:rPr>
              <w:t>16</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6" w:history="1">
            <w:r w:rsidR="00AD2715" w:rsidRPr="00E01BDB">
              <w:rPr>
                <w:rStyle w:val="Hyperlink"/>
                <w:noProof/>
              </w:rPr>
              <w:t>Key Personnel</w:t>
            </w:r>
            <w:r w:rsidR="00AD2715">
              <w:rPr>
                <w:noProof/>
                <w:webHidden/>
              </w:rPr>
              <w:tab/>
            </w:r>
            <w:r w:rsidR="00AD2715">
              <w:rPr>
                <w:noProof/>
                <w:webHidden/>
              </w:rPr>
              <w:fldChar w:fldCharType="begin"/>
            </w:r>
            <w:r w:rsidR="00AD2715">
              <w:rPr>
                <w:noProof/>
                <w:webHidden/>
              </w:rPr>
              <w:instrText xml:space="preserve"> PAGEREF _Toc394567756 \h </w:instrText>
            </w:r>
            <w:r w:rsidR="00AD2715">
              <w:rPr>
                <w:noProof/>
                <w:webHidden/>
              </w:rPr>
            </w:r>
            <w:r w:rsidR="00AD2715">
              <w:rPr>
                <w:noProof/>
                <w:webHidden/>
              </w:rPr>
              <w:fldChar w:fldCharType="separate"/>
            </w:r>
            <w:r w:rsidR="00AD2715">
              <w:rPr>
                <w:noProof/>
                <w:webHidden/>
              </w:rPr>
              <w:t>16</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7" w:history="1">
            <w:r w:rsidR="00AD2715" w:rsidRPr="00E01BDB">
              <w:rPr>
                <w:rStyle w:val="Hyperlink"/>
                <w:noProof/>
              </w:rPr>
              <w:t>Vendor Details</w:t>
            </w:r>
            <w:r w:rsidR="00AD2715">
              <w:rPr>
                <w:noProof/>
                <w:webHidden/>
              </w:rPr>
              <w:tab/>
            </w:r>
            <w:r w:rsidR="00AD2715">
              <w:rPr>
                <w:noProof/>
                <w:webHidden/>
              </w:rPr>
              <w:fldChar w:fldCharType="begin"/>
            </w:r>
            <w:r w:rsidR="00AD2715">
              <w:rPr>
                <w:noProof/>
                <w:webHidden/>
              </w:rPr>
              <w:instrText xml:space="preserve"> PAGEREF _Toc394567757 \h </w:instrText>
            </w:r>
            <w:r w:rsidR="00AD2715">
              <w:rPr>
                <w:noProof/>
                <w:webHidden/>
              </w:rPr>
            </w:r>
            <w:r w:rsidR="00AD2715">
              <w:rPr>
                <w:noProof/>
                <w:webHidden/>
              </w:rPr>
              <w:fldChar w:fldCharType="separate"/>
            </w:r>
            <w:r w:rsidR="00AD2715">
              <w:rPr>
                <w:noProof/>
                <w:webHidden/>
              </w:rPr>
              <w:t>17</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8" w:history="1">
            <w:r w:rsidR="00AD2715" w:rsidRPr="00E01BDB">
              <w:rPr>
                <w:rStyle w:val="Hyperlink"/>
                <w:noProof/>
              </w:rPr>
              <w:t>Change Log</w:t>
            </w:r>
            <w:r w:rsidR="00AD2715">
              <w:rPr>
                <w:noProof/>
                <w:webHidden/>
              </w:rPr>
              <w:tab/>
            </w:r>
            <w:r w:rsidR="00AD2715">
              <w:rPr>
                <w:noProof/>
                <w:webHidden/>
              </w:rPr>
              <w:fldChar w:fldCharType="begin"/>
            </w:r>
            <w:r w:rsidR="00AD2715">
              <w:rPr>
                <w:noProof/>
                <w:webHidden/>
              </w:rPr>
              <w:instrText xml:space="preserve"> PAGEREF _Toc394567758 \h </w:instrText>
            </w:r>
            <w:r w:rsidR="00AD2715">
              <w:rPr>
                <w:noProof/>
                <w:webHidden/>
              </w:rPr>
            </w:r>
            <w:r w:rsidR="00AD2715">
              <w:rPr>
                <w:noProof/>
                <w:webHidden/>
              </w:rPr>
              <w:fldChar w:fldCharType="separate"/>
            </w:r>
            <w:r w:rsidR="00AD2715">
              <w:rPr>
                <w:noProof/>
                <w:webHidden/>
              </w:rPr>
              <w:t>17</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59" w:history="1">
            <w:r w:rsidR="00AD2715" w:rsidRPr="00E01BDB">
              <w:rPr>
                <w:rStyle w:val="Hyperlink"/>
                <w:noProof/>
              </w:rPr>
              <w:t>References</w:t>
            </w:r>
            <w:r w:rsidR="00AD2715">
              <w:rPr>
                <w:noProof/>
                <w:webHidden/>
              </w:rPr>
              <w:tab/>
            </w:r>
            <w:r w:rsidR="00AD2715">
              <w:rPr>
                <w:noProof/>
                <w:webHidden/>
              </w:rPr>
              <w:fldChar w:fldCharType="begin"/>
            </w:r>
            <w:r w:rsidR="00AD2715">
              <w:rPr>
                <w:noProof/>
                <w:webHidden/>
              </w:rPr>
              <w:instrText xml:space="preserve"> PAGEREF _Toc394567759 \h </w:instrText>
            </w:r>
            <w:r w:rsidR="00AD2715">
              <w:rPr>
                <w:noProof/>
                <w:webHidden/>
              </w:rPr>
            </w:r>
            <w:r w:rsidR="00AD2715">
              <w:rPr>
                <w:noProof/>
                <w:webHidden/>
              </w:rPr>
              <w:fldChar w:fldCharType="separate"/>
            </w:r>
            <w:r w:rsidR="00AD2715">
              <w:rPr>
                <w:noProof/>
                <w:webHidden/>
              </w:rPr>
              <w:t>17</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60" w:history="1">
            <w:r w:rsidR="00AD2715" w:rsidRPr="00E01BDB">
              <w:rPr>
                <w:rStyle w:val="Hyperlink"/>
                <w:noProof/>
              </w:rPr>
              <w:t>Revision History</w:t>
            </w:r>
            <w:r w:rsidR="00AD2715">
              <w:rPr>
                <w:noProof/>
                <w:webHidden/>
              </w:rPr>
              <w:tab/>
            </w:r>
            <w:r w:rsidR="00AD2715">
              <w:rPr>
                <w:noProof/>
                <w:webHidden/>
              </w:rPr>
              <w:fldChar w:fldCharType="begin"/>
            </w:r>
            <w:r w:rsidR="00AD2715">
              <w:rPr>
                <w:noProof/>
                <w:webHidden/>
              </w:rPr>
              <w:instrText xml:space="preserve"> PAGEREF _Toc394567760 \h </w:instrText>
            </w:r>
            <w:r w:rsidR="00AD2715">
              <w:rPr>
                <w:noProof/>
                <w:webHidden/>
              </w:rPr>
            </w:r>
            <w:r w:rsidR="00AD2715">
              <w:rPr>
                <w:noProof/>
                <w:webHidden/>
              </w:rPr>
              <w:fldChar w:fldCharType="separate"/>
            </w:r>
            <w:r w:rsidR="00AD2715">
              <w:rPr>
                <w:noProof/>
                <w:webHidden/>
              </w:rPr>
              <w:t>17</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61" w:history="1">
            <w:r w:rsidR="00AD2715" w:rsidRPr="00E01BDB">
              <w:rPr>
                <w:rStyle w:val="Hyperlink"/>
                <w:noProof/>
              </w:rPr>
              <w:t>Appendix A: Control Parameters</w:t>
            </w:r>
            <w:r w:rsidR="00AD2715">
              <w:rPr>
                <w:noProof/>
                <w:webHidden/>
              </w:rPr>
              <w:tab/>
            </w:r>
            <w:r w:rsidR="00AD2715">
              <w:rPr>
                <w:noProof/>
                <w:webHidden/>
              </w:rPr>
              <w:fldChar w:fldCharType="begin"/>
            </w:r>
            <w:r w:rsidR="00AD2715">
              <w:rPr>
                <w:noProof/>
                <w:webHidden/>
              </w:rPr>
              <w:instrText xml:space="preserve"> PAGEREF _Toc394567761 \h </w:instrText>
            </w:r>
            <w:r w:rsidR="00AD2715">
              <w:rPr>
                <w:noProof/>
                <w:webHidden/>
              </w:rPr>
            </w:r>
            <w:r w:rsidR="00AD2715">
              <w:rPr>
                <w:noProof/>
                <w:webHidden/>
              </w:rPr>
              <w:fldChar w:fldCharType="separate"/>
            </w:r>
            <w:r w:rsidR="00AD2715">
              <w:rPr>
                <w:noProof/>
                <w:webHidden/>
              </w:rPr>
              <w:t>18</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62" w:history="1">
            <w:r w:rsidR="00AD2715" w:rsidRPr="00E01BDB">
              <w:rPr>
                <w:rStyle w:val="Hyperlink"/>
                <w:noProof/>
              </w:rPr>
              <w:t>Appendix B: BNYM Risk factors: summary as of 5/27/2014</w:t>
            </w:r>
            <w:r w:rsidR="00AD2715">
              <w:rPr>
                <w:noProof/>
                <w:webHidden/>
              </w:rPr>
              <w:tab/>
            </w:r>
            <w:r w:rsidR="00AD2715">
              <w:rPr>
                <w:noProof/>
                <w:webHidden/>
              </w:rPr>
              <w:fldChar w:fldCharType="begin"/>
            </w:r>
            <w:r w:rsidR="00AD2715">
              <w:rPr>
                <w:noProof/>
                <w:webHidden/>
              </w:rPr>
              <w:instrText xml:space="preserve"> PAGEREF _Toc394567762 \h </w:instrText>
            </w:r>
            <w:r w:rsidR="00AD2715">
              <w:rPr>
                <w:noProof/>
                <w:webHidden/>
              </w:rPr>
            </w:r>
            <w:r w:rsidR="00AD2715">
              <w:rPr>
                <w:noProof/>
                <w:webHidden/>
              </w:rPr>
              <w:fldChar w:fldCharType="separate"/>
            </w:r>
            <w:r w:rsidR="00AD2715">
              <w:rPr>
                <w:noProof/>
                <w:webHidden/>
              </w:rPr>
              <w:t>19</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63" w:history="1">
            <w:r w:rsidR="00AD2715" w:rsidRPr="00E01BDB">
              <w:rPr>
                <w:rStyle w:val="Hyperlink"/>
                <w:noProof/>
              </w:rPr>
              <w:t>Appendix C: Using PCA in MC simulations for Risk Factors with missing data</w:t>
            </w:r>
            <w:r w:rsidR="00AD2715">
              <w:rPr>
                <w:noProof/>
                <w:webHidden/>
              </w:rPr>
              <w:tab/>
            </w:r>
            <w:r w:rsidR="00AD2715">
              <w:rPr>
                <w:noProof/>
                <w:webHidden/>
              </w:rPr>
              <w:fldChar w:fldCharType="begin"/>
            </w:r>
            <w:r w:rsidR="00AD2715">
              <w:rPr>
                <w:noProof/>
                <w:webHidden/>
              </w:rPr>
              <w:instrText xml:space="preserve"> PAGEREF _Toc394567763 \h </w:instrText>
            </w:r>
            <w:r w:rsidR="00AD2715">
              <w:rPr>
                <w:noProof/>
                <w:webHidden/>
              </w:rPr>
            </w:r>
            <w:r w:rsidR="00AD2715">
              <w:rPr>
                <w:noProof/>
                <w:webHidden/>
              </w:rPr>
              <w:fldChar w:fldCharType="separate"/>
            </w:r>
            <w:r w:rsidR="00AD2715">
              <w:rPr>
                <w:noProof/>
                <w:webHidden/>
              </w:rPr>
              <w:t>20</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64" w:history="1">
            <w:r w:rsidR="00AD2715" w:rsidRPr="00E01BDB">
              <w:rPr>
                <w:rStyle w:val="Hyperlink"/>
                <w:noProof/>
              </w:rPr>
              <w:t>Appendix D: Lanczos subspace reduction to calculate largest eigenvalues and corresponding eigenvectors for a symmetric matrix</w:t>
            </w:r>
            <w:r w:rsidR="00AD2715">
              <w:rPr>
                <w:noProof/>
                <w:webHidden/>
              </w:rPr>
              <w:tab/>
            </w:r>
            <w:r w:rsidR="00AD2715">
              <w:rPr>
                <w:noProof/>
                <w:webHidden/>
              </w:rPr>
              <w:fldChar w:fldCharType="begin"/>
            </w:r>
            <w:r w:rsidR="00AD2715">
              <w:rPr>
                <w:noProof/>
                <w:webHidden/>
              </w:rPr>
              <w:instrText xml:space="preserve"> PAGEREF _Toc394567764 \h </w:instrText>
            </w:r>
            <w:r w:rsidR="00AD2715">
              <w:rPr>
                <w:noProof/>
                <w:webHidden/>
              </w:rPr>
            </w:r>
            <w:r w:rsidR="00AD2715">
              <w:rPr>
                <w:noProof/>
                <w:webHidden/>
              </w:rPr>
              <w:fldChar w:fldCharType="separate"/>
            </w:r>
            <w:r w:rsidR="00AD2715">
              <w:rPr>
                <w:noProof/>
                <w:webHidden/>
              </w:rPr>
              <w:t>22</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65" w:history="1">
            <w:r w:rsidR="00AD2715" w:rsidRPr="00E01BDB">
              <w:rPr>
                <w:rStyle w:val="Hyperlink"/>
                <w:noProof/>
              </w:rPr>
              <w:t>Appendix E: Proxy mapping used in the current production for VaR</w:t>
            </w:r>
            <w:r w:rsidR="00AD2715">
              <w:rPr>
                <w:noProof/>
                <w:webHidden/>
              </w:rPr>
              <w:tab/>
            </w:r>
            <w:r w:rsidR="00AD2715">
              <w:rPr>
                <w:noProof/>
                <w:webHidden/>
              </w:rPr>
              <w:fldChar w:fldCharType="begin"/>
            </w:r>
            <w:r w:rsidR="00AD2715">
              <w:rPr>
                <w:noProof/>
                <w:webHidden/>
              </w:rPr>
              <w:instrText xml:space="preserve"> PAGEREF _Toc394567765 \h </w:instrText>
            </w:r>
            <w:r w:rsidR="00AD2715">
              <w:rPr>
                <w:noProof/>
                <w:webHidden/>
              </w:rPr>
            </w:r>
            <w:r w:rsidR="00AD2715">
              <w:rPr>
                <w:noProof/>
                <w:webHidden/>
              </w:rPr>
              <w:fldChar w:fldCharType="separate"/>
            </w:r>
            <w:r w:rsidR="00AD2715">
              <w:rPr>
                <w:noProof/>
                <w:webHidden/>
              </w:rPr>
              <w:t>24</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66" w:history="1">
            <w:r w:rsidR="00AD2715" w:rsidRPr="00E01BDB">
              <w:rPr>
                <w:rStyle w:val="Hyperlink"/>
                <w:noProof/>
              </w:rPr>
              <w:t xml:space="preserve">Appendix F: </w:t>
            </w:r>
            <w:r w:rsidR="00AD2715" w:rsidRPr="00E01BDB">
              <w:rPr>
                <w:rStyle w:val="Hyperlink"/>
                <w:rFonts w:ascii="Times New Roman" w:hAnsi="Times New Roman" w:cs="Times New Roman"/>
                <w:noProof/>
              </w:rPr>
              <w:t>The list of factors and their tenors for which empirical distribution is used</w:t>
            </w:r>
            <w:r w:rsidR="00AD2715">
              <w:rPr>
                <w:noProof/>
                <w:webHidden/>
              </w:rPr>
              <w:tab/>
            </w:r>
            <w:r w:rsidR="00AD2715">
              <w:rPr>
                <w:noProof/>
                <w:webHidden/>
              </w:rPr>
              <w:fldChar w:fldCharType="begin"/>
            </w:r>
            <w:r w:rsidR="00AD2715">
              <w:rPr>
                <w:noProof/>
                <w:webHidden/>
              </w:rPr>
              <w:instrText xml:space="preserve"> PAGEREF _Toc394567766 \h </w:instrText>
            </w:r>
            <w:r w:rsidR="00AD2715">
              <w:rPr>
                <w:noProof/>
                <w:webHidden/>
              </w:rPr>
            </w:r>
            <w:r w:rsidR="00AD2715">
              <w:rPr>
                <w:noProof/>
                <w:webHidden/>
              </w:rPr>
              <w:fldChar w:fldCharType="separate"/>
            </w:r>
            <w:r w:rsidR="00AD2715">
              <w:rPr>
                <w:noProof/>
                <w:webHidden/>
              </w:rPr>
              <w:t>26</w:t>
            </w:r>
            <w:r w:rsidR="00AD2715">
              <w:rPr>
                <w:noProof/>
                <w:webHidden/>
              </w:rPr>
              <w:fldChar w:fldCharType="end"/>
            </w:r>
          </w:hyperlink>
        </w:p>
        <w:p w:rsidR="00AD2715" w:rsidRDefault="0035406F">
          <w:pPr>
            <w:pStyle w:val="TOC1"/>
            <w:tabs>
              <w:tab w:val="right" w:leader="dot" w:pos="9350"/>
            </w:tabs>
            <w:rPr>
              <w:rFonts w:asciiTheme="minorHAnsi" w:eastAsiaTheme="minorEastAsia" w:hAnsiTheme="minorHAnsi" w:cstheme="minorBidi"/>
              <w:noProof/>
            </w:rPr>
          </w:pPr>
          <w:hyperlink w:anchor="_Toc394567767" w:history="1">
            <w:r w:rsidR="00AD2715" w:rsidRPr="00E01BDB">
              <w:rPr>
                <w:rStyle w:val="Hyperlink"/>
                <w:noProof/>
              </w:rPr>
              <w:t>Appendix G: Risk factors with no or poor quality (stale) data</w:t>
            </w:r>
            <w:r w:rsidR="00AD2715">
              <w:rPr>
                <w:noProof/>
                <w:webHidden/>
              </w:rPr>
              <w:tab/>
            </w:r>
            <w:r w:rsidR="00AD2715">
              <w:rPr>
                <w:noProof/>
                <w:webHidden/>
              </w:rPr>
              <w:fldChar w:fldCharType="begin"/>
            </w:r>
            <w:r w:rsidR="00AD2715">
              <w:rPr>
                <w:noProof/>
                <w:webHidden/>
              </w:rPr>
              <w:instrText xml:space="preserve"> PAGEREF _Toc394567767 \h </w:instrText>
            </w:r>
            <w:r w:rsidR="00AD2715">
              <w:rPr>
                <w:noProof/>
                <w:webHidden/>
              </w:rPr>
            </w:r>
            <w:r w:rsidR="00AD2715">
              <w:rPr>
                <w:noProof/>
                <w:webHidden/>
              </w:rPr>
              <w:fldChar w:fldCharType="separate"/>
            </w:r>
            <w:r w:rsidR="00AD2715">
              <w:rPr>
                <w:noProof/>
                <w:webHidden/>
              </w:rPr>
              <w:t>28</w:t>
            </w:r>
            <w:r w:rsidR="00AD2715">
              <w:rPr>
                <w:noProof/>
                <w:webHidden/>
              </w:rPr>
              <w:fldChar w:fldCharType="end"/>
            </w:r>
          </w:hyperlink>
        </w:p>
        <w:p w:rsidR="00B67AB6" w:rsidRDefault="00B67AB6">
          <w:r>
            <w:rPr>
              <w:b/>
              <w:bCs/>
              <w:noProof/>
            </w:rPr>
            <w:fldChar w:fldCharType="end"/>
          </w:r>
        </w:p>
      </w:sdtContent>
    </w:sdt>
    <w:p w:rsidR="00B67AB6" w:rsidRDefault="00B67AB6">
      <w:pPr>
        <w:rPr>
          <w:rFonts w:asciiTheme="majorHAnsi" w:eastAsiaTheme="majorEastAsia" w:hAnsiTheme="majorHAnsi" w:cstheme="majorBidi"/>
          <w:b/>
          <w:bCs/>
          <w:color w:val="365F91" w:themeColor="accent1" w:themeShade="BF"/>
          <w:sz w:val="28"/>
          <w:szCs w:val="28"/>
        </w:rPr>
      </w:pPr>
      <w:r>
        <w:br w:type="page"/>
      </w:r>
    </w:p>
    <w:p w:rsidR="002F54DE" w:rsidRPr="00D54AAD" w:rsidRDefault="002F54DE" w:rsidP="00901FD3">
      <w:pPr>
        <w:pStyle w:val="Heading1"/>
      </w:pPr>
      <w:bookmarkStart w:id="4" w:name="_Toc394567745"/>
      <w:r w:rsidRPr="00D54AAD">
        <w:lastRenderedPageBreak/>
        <w:t>Executive Summary</w:t>
      </w:r>
      <w:bookmarkEnd w:id="0"/>
      <w:bookmarkEnd w:id="1"/>
      <w:bookmarkEnd w:id="2"/>
      <w:bookmarkEnd w:id="3"/>
      <w:bookmarkEnd w:id="4"/>
    </w:p>
    <w:p w:rsidR="008F3227" w:rsidRPr="0066003A" w:rsidRDefault="008F3227" w:rsidP="00767D62">
      <w:pPr>
        <w:ind w:firstLine="720"/>
        <w:contextualSpacing/>
        <w:rPr>
          <w:rFonts w:ascii="Times New Roman" w:hAnsi="Times New Roman" w:cs="Times New Roman"/>
        </w:rPr>
      </w:pPr>
      <w:r w:rsidRPr="0066003A">
        <w:rPr>
          <w:rFonts w:ascii="Times New Roman" w:hAnsi="Times New Roman" w:cs="Times New Roman"/>
        </w:rPr>
        <w:t>The model generates Monte-Carlo (MC) simulations for all risk factors in BNYM portfolio that are used to calculate vario</w:t>
      </w:r>
      <w:r w:rsidR="00AE641A">
        <w:rPr>
          <w:rFonts w:ascii="Times New Roman" w:hAnsi="Times New Roman" w:cs="Times New Roman"/>
        </w:rPr>
        <w:t xml:space="preserve">us risk measures </w:t>
      </w:r>
      <w:r w:rsidRPr="0066003A">
        <w:rPr>
          <w:rFonts w:ascii="Times New Roman" w:hAnsi="Times New Roman" w:cs="Times New Roman"/>
        </w:rPr>
        <w:t xml:space="preserve">Value-at-Risk (VaR), Stressed VaR (SVaR)). The model covers interest rates and its volatilities, equities and its volatilities, foreign exchange (FX) rates and its volatilities. </w:t>
      </w:r>
    </w:p>
    <w:p w:rsidR="008F3227" w:rsidRDefault="008F3227" w:rsidP="00767D62">
      <w:pPr>
        <w:ind w:firstLine="720"/>
        <w:contextualSpacing/>
        <w:rPr>
          <w:rFonts w:ascii="Times New Roman" w:hAnsi="Times New Roman" w:cs="Times New Roman"/>
        </w:rPr>
      </w:pPr>
      <w:r w:rsidRPr="0066003A">
        <w:rPr>
          <w:rFonts w:ascii="Times New Roman" w:hAnsi="Times New Roman" w:cs="Times New Roman"/>
        </w:rPr>
        <w:t xml:space="preserve">The MC simulations are calibrated to match historically observed volatilities and correlations over the period of two years for VaR and one year for SVaR. Normal Copula </w:t>
      </w:r>
      <w:r w:rsidR="00E83029">
        <w:rPr>
          <w:rFonts w:ascii="Times New Roman" w:hAnsi="Times New Roman" w:cs="Times New Roman"/>
        </w:rPr>
        <w:t>model is used to describe multi</w:t>
      </w:r>
      <w:r w:rsidRPr="0066003A">
        <w:rPr>
          <w:rFonts w:ascii="Times New Roman" w:hAnsi="Times New Roman" w:cs="Times New Roman"/>
        </w:rPr>
        <w:t xml:space="preserve">variate joint distribution of the risk factors. The marginal distributions for the risk factors </w:t>
      </w:r>
      <w:r w:rsidR="00446C9C">
        <w:rPr>
          <w:rFonts w:ascii="Times New Roman" w:hAnsi="Times New Roman" w:cs="Times New Roman"/>
        </w:rPr>
        <w:t xml:space="preserve">returns are distributed normally for all factors except for the list of factors provided as an input for which the marginal distributions </w:t>
      </w:r>
      <w:r w:rsidRPr="0066003A">
        <w:rPr>
          <w:rFonts w:ascii="Times New Roman" w:hAnsi="Times New Roman" w:cs="Times New Roman"/>
        </w:rPr>
        <w:t xml:space="preserve">are generated in agreement with empirical distributions. </w:t>
      </w:r>
      <w:r w:rsidR="00A32C9F" w:rsidRPr="0066003A">
        <w:rPr>
          <w:rFonts w:ascii="Times New Roman" w:hAnsi="Times New Roman" w:cs="Times New Roman"/>
        </w:rPr>
        <w:t>Exponential weighting of historical returns</w:t>
      </w:r>
      <w:r w:rsidR="00446C9C">
        <w:rPr>
          <w:rFonts w:ascii="Times New Roman" w:hAnsi="Times New Roman" w:cs="Times New Roman"/>
        </w:rPr>
        <w:t xml:space="preserve"> with de</w:t>
      </w:r>
      <w:r w:rsidR="00E83029">
        <w:rPr>
          <w:rFonts w:ascii="Times New Roman" w:hAnsi="Times New Roman" w:cs="Times New Roman"/>
        </w:rPr>
        <w:t>c</w:t>
      </w:r>
      <w:r w:rsidR="00446C9C">
        <w:rPr>
          <w:rFonts w:ascii="Times New Roman" w:hAnsi="Times New Roman" w:cs="Times New Roman"/>
        </w:rPr>
        <w:t xml:space="preserve">ay factor 0.993 </w:t>
      </w:r>
      <w:r w:rsidR="00A32C9F" w:rsidRPr="0066003A">
        <w:rPr>
          <w:rFonts w:ascii="Times New Roman" w:hAnsi="Times New Roman" w:cs="Times New Roman"/>
        </w:rPr>
        <w:t>is used to calculate historical volatilities and correlations.</w:t>
      </w:r>
    </w:p>
    <w:p w:rsidR="00767D62" w:rsidRDefault="00767D62" w:rsidP="00767D62">
      <w:pPr>
        <w:ind w:firstLine="720"/>
        <w:contextualSpacing/>
        <w:rPr>
          <w:rFonts w:ascii="Times New Roman" w:hAnsi="Times New Roman" w:cs="Times New Roman"/>
        </w:rPr>
      </w:pPr>
      <w:r>
        <w:rPr>
          <w:rFonts w:ascii="Times New Roman" w:hAnsi="Times New Roman" w:cs="Times New Roman"/>
        </w:rPr>
        <w:t xml:space="preserve">Existing production version of MC scenarios generator has been developed over a number of years. The original developers of the code are not with BNYM anymore. The review of the model </w:t>
      </w:r>
      <w:r w:rsidR="00E21808">
        <w:rPr>
          <w:rFonts w:ascii="Times New Roman" w:hAnsi="Times New Roman" w:cs="Times New Roman"/>
        </w:rPr>
        <w:t xml:space="preserve">(1) </w:t>
      </w:r>
      <w:r>
        <w:rPr>
          <w:rFonts w:ascii="Times New Roman" w:hAnsi="Times New Roman" w:cs="Times New Roman"/>
        </w:rPr>
        <w:t xml:space="preserve">resulted in a number of issues related to the PCA for equities </w:t>
      </w:r>
      <w:r w:rsidR="00E21808">
        <w:rPr>
          <w:rFonts w:ascii="Times New Roman" w:hAnsi="Times New Roman" w:cs="Times New Roman"/>
        </w:rPr>
        <w:t xml:space="preserve">(2) </w:t>
      </w:r>
      <w:r>
        <w:rPr>
          <w:rFonts w:ascii="Times New Roman" w:hAnsi="Times New Roman" w:cs="Times New Roman"/>
        </w:rPr>
        <w:t xml:space="preserve">and proxies’ usage. The new MC engine eliminates PCA for the majority of equities therefore lifting the related validation issues. The </w:t>
      </w:r>
      <w:r w:rsidR="003333A9">
        <w:rPr>
          <w:rFonts w:ascii="Times New Roman" w:hAnsi="Times New Roman" w:cs="Times New Roman"/>
        </w:rPr>
        <w:t>lack of documentation</w:t>
      </w:r>
      <w:r>
        <w:rPr>
          <w:rFonts w:ascii="Times New Roman" w:hAnsi="Times New Roman" w:cs="Times New Roman"/>
        </w:rPr>
        <w:t xml:space="preserve"> and the fact that the original developers of the model are not available </w:t>
      </w:r>
      <w:r w:rsidR="003333A9">
        <w:rPr>
          <w:rFonts w:ascii="Times New Roman" w:hAnsi="Times New Roman" w:cs="Times New Roman"/>
        </w:rPr>
        <w:t>required this to be substantially rewritten</w:t>
      </w:r>
      <w:r>
        <w:rPr>
          <w:rFonts w:ascii="Times New Roman" w:hAnsi="Times New Roman" w:cs="Times New Roman"/>
        </w:rPr>
        <w:t>.</w:t>
      </w:r>
      <w:ins w:id="5" w:author="Kutin, Edward" w:date="2014-07-24T12:22:00Z">
        <w:r w:rsidR="003333A9">
          <w:rPr>
            <w:rFonts w:ascii="Times New Roman" w:hAnsi="Times New Roman" w:cs="Times New Roman"/>
          </w:rPr>
          <w:t xml:space="preserve"> </w:t>
        </w:r>
      </w:ins>
      <w:r>
        <w:rPr>
          <w:rFonts w:ascii="Times New Roman" w:hAnsi="Times New Roman" w:cs="Times New Roman"/>
        </w:rPr>
        <w:t xml:space="preserve"> </w:t>
      </w:r>
      <w:r w:rsidR="006B6E8C">
        <w:rPr>
          <w:rFonts w:ascii="Times New Roman" w:hAnsi="Times New Roman" w:cs="Times New Roman"/>
        </w:rPr>
        <w:t>For simulating the risk factors other than equities prices t</w:t>
      </w:r>
      <w:r w:rsidR="009B613B">
        <w:rPr>
          <w:rFonts w:ascii="Times New Roman" w:hAnsi="Times New Roman" w:cs="Times New Roman"/>
        </w:rPr>
        <w:t>here is no change to the methodology</w:t>
      </w:r>
      <w:r w:rsidR="006B6E8C">
        <w:rPr>
          <w:rFonts w:ascii="Times New Roman" w:hAnsi="Times New Roman" w:cs="Times New Roman"/>
        </w:rPr>
        <w:t xml:space="preserve"> per se</w:t>
      </w:r>
      <w:r w:rsidR="009B613B">
        <w:rPr>
          <w:rFonts w:ascii="Times New Roman" w:hAnsi="Times New Roman" w:cs="Times New Roman"/>
        </w:rPr>
        <w:t xml:space="preserve">, the main features of the model are unchanged. The mechanics of the calculations are made simpler, a few unnecessary steps are eliminated, </w:t>
      </w:r>
      <w:r w:rsidR="003333A9">
        <w:rPr>
          <w:rFonts w:ascii="Times New Roman" w:hAnsi="Times New Roman" w:cs="Times New Roman"/>
        </w:rPr>
        <w:t>and the</w:t>
      </w:r>
      <w:r w:rsidR="009B613B">
        <w:rPr>
          <w:rFonts w:ascii="Times New Roman" w:hAnsi="Times New Roman" w:cs="Times New Roman"/>
        </w:rPr>
        <w:t xml:space="preserve"> number of reports </w:t>
      </w:r>
      <w:r w:rsidR="00E83029">
        <w:rPr>
          <w:rFonts w:ascii="Times New Roman" w:hAnsi="Times New Roman" w:cs="Times New Roman"/>
        </w:rPr>
        <w:t>is</w:t>
      </w:r>
      <w:r w:rsidR="009B613B">
        <w:rPr>
          <w:rFonts w:ascii="Times New Roman" w:hAnsi="Times New Roman" w:cs="Times New Roman"/>
        </w:rPr>
        <w:t xml:space="preserve"> generated to make the process more transparent. The MC scenario generation (the production and the new version as well) runs independently from RiskWatch. This development also made the links to RiskWatch (mainly naming conventions for the Risk</w:t>
      </w:r>
      <w:r w:rsidR="00323B84">
        <w:rPr>
          <w:rFonts w:ascii="Times New Roman" w:hAnsi="Times New Roman" w:cs="Times New Roman"/>
        </w:rPr>
        <w:t xml:space="preserve"> </w:t>
      </w:r>
      <w:r w:rsidR="009B613B">
        <w:rPr>
          <w:rFonts w:ascii="Times New Roman" w:hAnsi="Times New Roman" w:cs="Times New Roman"/>
        </w:rPr>
        <w:t>Factors) more transparent.</w:t>
      </w:r>
      <w:r w:rsidR="0071086E">
        <w:rPr>
          <w:rFonts w:ascii="Times New Roman" w:hAnsi="Times New Roman" w:cs="Times New Roman"/>
        </w:rPr>
        <w:t xml:space="preserve"> </w:t>
      </w:r>
    </w:p>
    <w:p w:rsidR="002F54DE" w:rsidRPr="00D54AAD" w:rsidRDefault="002F54DE" w:rsidP="00901FD3">
      <w:pPr>
        <w:pStyle w:val="Heading1"/>
      </w:pPr>
      <w:bookmarkStart w:id="6" w:name="_Toc325475770"/>
      <w:bookmarkStart w:id="7" w:name="_Toc335741255"/>
      <w:bookmarkStart w:id="8" w:name="_Toc352331065"/>
      <w:bookmarkStart w:id="9" w:name="_Toc394567746"/>
      <w:bookmarkStart w:id="10" w:name="_Ref320799404"/>
      <w:r w:rsidRPr="00D54AAD">
        <w:t>Overview of Methodology</w:t>
      </w:r>
      <w:bookmarkEnd w:id="6"/>
      <w:bookmarkEnd w:id="7"/>
      <w:bookmarkEnd w:id="8"/>
      <w:bookmarkEnd w:id="9"/>
      <w:r w:rsidRPr="00D54AAD">
        <w:t xml:space="preserve"> </w:t>
      </w:r>
    </w:p>
    <w:p w:rsidR="00171528" w:rsidRPr="00171528" w:rsidRDefault="00171528" w:rsidP="00171528">
      <w:pPr>
        <w:spacing w:after="0"/>
        <w:rPr>
          <w:rFonts w:ascii="Times New Roman" w:hAnsi="Times New Roman" w:cs="Times New Roman"/>
        </w:rPr>
      </w:pPr>
      <w:r w:rsidRPr="00171528">
        <w:rPr>
          <w:rFonts w:ascii="Times New Roman" w:hAnsi="Times New Roman" w:cs="Times New Roman"/>
        </w:rPr>
        <w:t xml:space="preserve">The </w:t>
      </w:r>
      <w:r w:rsidR="00831251" w:rsidRPr="00171528">
        <w:rPr>
          <w:rFonts w:ascii="Times New Roman" w:hAnsi="Times New Roman" w:cs="Times New Roman"/>
        </w:rPr>
        <w:t>proposed new approach</w:t>
      </w:r>
      <w:r w:rsidRPr="00171528">
        <w:rPr>
          <w:rFonts w:ascii="Times New Roman" w:hAnsi="Times New Roman" w:cs="Times New Roman"/>
        </w:rPr>
        <w:t xml:space="preserve"> will lead to:</w:t>
      </w:r>
    </w:p>
    <w:p w:rsidR="00171528" w:rsidRPr="00171528" w:rsidRDefault="00171528" w:rsidP="00171528">
      <w:pPr>
        <w:pStyle w:val="ListParagraph"/>
        <w:numPr>
          <w:ilvl w:val="0"/>
          <w:numId w:val="33"/>
        </w:numPr>
        <w:ind w:left="360"/>
        <w:contextualSpacing/>
        <w:rPr>
          <w:rFonts w:ascii="Times New Roman" w:hAnsi="Times New Roman"/>
          <w:b w:val="0"/>
        </w:rPr>
      </w:pPr>
      <w:r w:rsidRPr="00171528">
        <w:rPr>
          <w:rFonts w:ascii="Times New Roman" w:hAnsi="Times New Roman"/>
          <w:b w:val="0"/>
        </w:rPr>
        <w:t>Elimination of principal component analysis (PCA) for equities</w:t>
      </w:r>
      <w:r w:rsidR="00831251">
        <w:rPr>
          <w:rFonts w:ascii="Times New Roman" w:hAnsi="Times New Roman"/>
          <w:b w:val="0"/>
        </w:rPr>
        <w:t xml:space="preserve"> that have sufficient historical data</w:t>
      </w:r>
      <w:r w:rsidRPr="00171528">
        <w:rPr>
          <w:rFonts w:ascii="Times New Roman" w:hAnsi="Times New Roman"/>
          <w:b w:val="0"/>
        </w:rPr>
        <w:t>;</w:t>
      </w:r>
    </w:p>
    <w:p w:rsidR="00171528" w:rsidRPr="00171528" w:rsidRDefault="00171528" w:rsidP="00171528">
      <w:pPr>
        <w:pStyle w:val="ListParagraph"/>
        <w:numPr>
          <w:ilvl w:val="0"/>
          <w:numId w:val="33"/>
        </w:numPr>
        <w:ind w:left="360"/>
        <w:contextualSpacing/>
        <w:rPr>
          <w:rFonts w:ascii="Times New Roman" w:hAnsi="Times New Roman"/>
          <w:b w:val="0"/>
        </w:rPr>
      </w:pPr>
      <w:r w:rsidRPr="00171528">
        <w:rPr>
          <w:rFonts w:ascii="Times New Roman" w:hAnsi="Times New Roman"/>
          <w:b w:val="0"/>
        </w:rPr>
        <w:t xml:space="preserve">Elimination of </w:t>
      </w:r>
      <w:proofErr w:type="spellStart"/>
      <w:r w:rsidRPr="00171528">
        <w:rPr>
          <w:rFonts w:ascii="Times New Roman" w:hAnsi="Times New Roman"/>
          <w:b w:val="0"/>
        </w:rPr>
        <w:t>Cholesky</w:t>
      </w:r>
      <w:proofErr w:type="spellEnd"/>
      <w:r w:rsidRPr="00171528">
        <w:rPr>
          <w:rFonts w:ascii="Times New Roman" w:hAnsi="Times New Roman"/>
          <w:b w:val="0"/>
        </w:rPr>
        <w:t xml:space="preserve"> (or SVD) in scenario generator;</w:t>
      </w:r>
    </w:p>
    <w:p w:rsidR="00171528" w:rsidRDefault="00171528" w:rsidP="00171528">
      <w:pPr>
        <w:pStyle w:val="ListParagraph"/>
        <w:numPr>
          <w:ilvl w:val="0"/>
          <w:numId w:val="33"/>
        </w:numPr>
        <w:ind w:left="360"/>
        <w:contextualSpacing/>
        <w:rPr>
          <w:rFonts w:ascii="Times New Roman" w:hAnsi="Times New Roman"/>
          <w:b w:val="0"/>
        </w:rPr>
      </w:pPr>
      <w:r w:rsidRPr="00171528">
        <w:rPr>
          <w:rFonts w:ascii="Times New Roman" w:hAnsi="Times New Roman"/>
          <w:b w:val="0"/>
        </w:rPr>
        <w:t>Elimination of idiosyncratic returns simulation for equities with no substantial gaps in historical time series;</w:t>
      </w:r>
    </w:p>
    <w:p w:rsidR="006B6E8C" w:rsidRDefault="006B6E8C" w:rsidP="00171528">
      <w:pPr>
        <w:pStyle w:val="ListParagraph"/>
        <w:numPr>
          <w:ilvl w:val="0"/>
          <w:numId w:val="33"/>
        </w:numPr>
        <w:ind w:left="360"/>
        <w:contextualSpacing/>
        <w:rPr>
          <w:rFonts w:ascii="Times New Roman" w:hAnsi="Times New Roman"/>
          <w:b w:val="0"/>
        </w:rPr>
      </w:pPr>
      <w:r>
        <w:rPr>
          <w:rFonts w:ascii="Times New Roman" w:hAnsi="Times New Roman"/>
          <w:b w:val="0"/>
        </w:rPr>
        <w:t>Elimination of the need to calculate and store variance-covariance or correlation matrix across all the factors;</w:t>
      </w:r>
    </w:p>
    <w:p w:rsidR="009806E8" w:rsidRDefault="009806E8" w:rsidP="00171528">
      <w:pPr>
        <w:pStyle w:val="ListParagraph"/>
        <w:numPr>
          <w:ilvl w:val="0"/>
          <w:numId w:val="33"/>
        </w:numPr>
        <w:ind w:left="360"/>
        <w:contextualSpacing/>
        <w:rPr>
          <w:rFonts w:ascii="Times New Roman" w:hAnsi="Times New Roman"/>
          <w:b w:val="0"/>
        </w:rPr>
      </w:pPr>
      <w:r>
        <w:rPr>
          <w:rFonts w:ascii="Times New Roman" w:hAnsi="Times New Roman"/>
          <w:b w:val="0"/>
        </w:rPr>
        <w:t>Reduction of the number of independent driving risk factors from about 2000 to less than 500.</w:t>
      </w:r>
    </w:p>
    <w:p w:rsidR="008155B1" w:rsidRPr="008155B1" w:rsidRDefault="008155B1" w:rsidP="008155B1">
      <w:pPr>
        <w:spacing w:after="0"/>
        <w:rPr>
          <w:rFonts w:ascii="Times New Roman" w:hAnsi="Times New Roman" w:cs="Times New Roman"/>
        </w:rPr>
      </w:pPr>
      <w:r w:rsidRPr="008155B1">
        <w:rPr>
          <w:rFonts w:ascii="Times New Roman" w:hAnsi="Times New Roman" w:cs="Times New Roman"/>
        </w:rPr>
        <w:t xml:space="preserve">The </w:t>
      </w:r>
      <w:r w:rsidR="00672ED0">
        <w:rPr>
          <w:rFonts w:ascii="Times New Roman" w:hAnsi="Times New Roman" w:cs="Times New Roman"/>
        </w:rPr>
        <w:t xml:space="preserve">main </w:t>
      </w:r>
      <w:r w:rsidRPr="008155B1">
        <w:rPr>
          <w:rFonts w:ascii="Times New Roman" w:hAnsi="Times New Roman" w:cs="Times New Roman"/>
        </w:rPr>
        <w:t xml:space="preserve">features of current production </w:t>
      </w:r>
      <w:r w:rsidR="006B6E8C">
        <w:rPr>
          <w:rFonts w:ascii="Times New Roman" w:hAnsi="Times New Roman" w:cs="Times New Roman"/>
        </w:rPr>
        <w:t xml:space="preserve">MC scenario generation model remain </w:t>
      </w:r>
      <w:r w:rsidR="009806E8">
        <w:rPr>
          <w:rFonts w:ascii="Times New Roman" w:hAnsi="Times New Roman" w:cs="Times New Roman"/>
        </w:rPr>
        <w:t>intact</w:t>
      </w:r>
      <w:r w:rsidRPr="008155B1">
        <w:rPr>
          <w:rFonts w:ascii="Times New Roman" w:hAnsi="Times New Roman" w:cs="Times New Roman"/>
        </w:rPr>
        <w:t>:</w:t>
      </w:r>
    </w:p>
    <w:p w:rsidR="008155B1" w:rsidRDefault="008155B1" w:rsidP="008155B1">
      <w:pPr>
        <w:pStyle w:val="ListParagraph"/>
        <w:numPr>
          <w:ilvl w:val="0"/>
          <w:numId w:val="33"/>
        </w:numPr>
        <w:spacing w:after="0"/>
        <w:ind w:left="360"/>
        <w:rPr>
          <w:rFonts w:ascii="Times New Roman" w:hAnsi="Times New Roman"/>
          <w:b w:val="0"/>
        </w:rPr>
      </w:pPr>
      <w:r w:rsidRPr="008155B1">
        <w:rPr>
          <w:rFonts w:ascii="Times New Roman" w:hAnsi="Times New Roman"/>
          <w:b w:val="0"/>
        </w:rPr>
        <w:t>Generat</w:t>
      </w:r>
      <w:r>
        <w:rPr>
          <w:rFonts w:ascii="Times New Roman" w:hAnsi="Times New Roman"/>
          <w:b w:val="0"/>
        </w:rPr>
        <w:t xml:space="preserve">ed </w:t>
      </w:r>
      <w:r w:rsidRPr="008155B1">
        <w:rPr>
          <w:rFonts w:ascii="Times New Roman" w:hAnsi="Times New Roman"/>
          <w:b w:val="0"/>
        </w:rPr>
        <w:t xml:space="preserve">simulations </w:t>
      </w:r>
      <w:r w:rsidR="006B6E8C">
        <w:rPr>
          <w:rFonts w:ascii="Times New Roman" w:hAnsi="Times New Roman"/>
          <w:b w:val="0"/>
        </w:rPr>
        <w:t xml:space="preserve">are </w:t>
      </w:r>
      <w:r w:rsidR="00672ED0">
        <w:rPr>
          <w:rFonts w:ascii="Times New Roman" w:hAnsi="Times New Roman"/>
          <w:b w:val="0"/>
        </w:rPr>
        <w:t>designed to replicate</w:t>
      </w:r>
      <w:r>
        <w:rPr>
          <w:rFonts w:ascii="Times New Roman" w:hAnsi="Times New Roman"/>
          <w:b w:val="0"/>
        </w:rPr>
        <w:t xml:space="preserve"> historically observed variance-covari</w:t>
      </w:r>
      <w:r w:rsidR="00672ED0">
        <w:rPr>
          <w:rFonts w:ascii="Times New Roman" w:hAnsi="Times New Roman"/>
          <w:b w:val="0"/>
        </w:rPr>
        <w:t>a</w:t>
      </w:r>
      <w:r>
        <w:rPr>
          <w:rFonts w:ascii="Times New Roman" w:hAnsi="Times New Roman"/>
          <w:b w:val="0"/>
        </w:rPr>
        <w:t>nce matrix across the risk factors;</w:t>
      </w:r>
    </w:p>
    <w:p w:rsidR="008155B1" w:rsidRDefault="008155B1" w:rsidP="008155B1">
      <w:pPr>
        <w:pStyle w:val="ListParagraph"/>
        <w:numPr>
          <w:ilvl w:val="0"/>
          <w:numId w:val="33"/>
        </w:numPr>
        <w:spacing w:after="0"/>
        <w:ind w:left="360"/>
        <w:rPr>
          <w:rFonts w:ascii="Times New Roman" w:hAnsi="Times New Roman"/>
          <w:b w:val="0"/>
        </w:rPr>
      </w:pPr>
      <w:r>
        <w:rPr>
          <w:rFonts w:ascii="Times New Roman" w:hAnsi="Times New Roman"/>
          <w:b w:val="0"/>
        </w:rPr>
        <w:t>Exponential weighting is used;</w:t>
      </w:r>
    </w:p>
    <w:p w:rsidR="008155B1" w:rsidRDefault="008155B1" w:rsidP="008155B1">
      <w:pPr>
        <w:pStyle w:val="ListParagraph"/>
        <w:numPr>
          <w:ilvl w:val="0"/>
          <w:numId w:val="33"/>
        </w:numPr>
        <w:spacing w:after="0"/>
        <w:ind w:left="360"/>
        <w:rPr>
          <w:rFonts w:ascii="Times New Roman" w:hAnsi="Times New Roman"/>
          <w:b w:val="0"/>
        </w:rPr>
      </w:pPr>
      <w:r>
        <w:rPr>
          <w:rFonts w:ascii="Times New Roman" w:hAnsi="Times New Roman"/>
          <w:b w:val="0"/>
        </w:rPr>
        <w:t>Empirical marginal distribution for the risk factors is used</w:t>
      </w:r>
      <w:r w:rsidR="008E4FB2">
        <w:rPr>
          <w:rFonts w:ascii="Times New Roman" w:hAnsi="Times New Roman"/>
          <w:b w:val="0"/>
        </w:rPr>
        <w:t xml:space="preserve"> for the list of the risk factors specified in the input file</w:t>
      </w:r>
      <w:r>
        <w:rPr>
          <w:rFonts w:ascii="Times New Roman" w:hAnsi="Times New Roman"/>
          <w:b w:val="0"/>
        </w:rPr>
        <w:t>;</w:t>
      </w:r>
    </w:p>
    <w:p w:rsidR="008E4FB2" w:rsidRDefault="008E4FB2" w:rsidP="008155B1">
      <w:pPr>
        <w:pStyle w:val="ListParagraph"/>
        <w:numPr>
          <w:ilvl w:val="0"/>
          <w:numId w:val="33"/>
        </w:numPr>
        <w:spacing w:after="0"/>
        <w:ind w:left="360"/>
        <w:rPr>
          <w:rFonts w:ascii="Times New Roman" w:hAnsi="Times New Roman"/>
          <w:b w:val="0"/>
        </w:rPr>
      </w:pPr>
      <w:r>
        <w:rPr>
          <w:rFonts w:ascii="Times New Roman" w:hAnsi="Times New Roman"/>
          <w:b w:val="0"/>
        </w:rPr>
        <w:t xml:space="preserve">The </w:t>
      </w:r>
      <w:r w:rsidR="009F7603">
        <w:rPr>
          <w:rFonts w:ascii="Times New Roman" w:hAnsi="Times New Roman"/>
          <w:b w:val="0"/>
        </w:rPr>
        <w:t>proxyying</w:t>
      </w:r>
      <w:r>
        <w:rPr>
          <w:rFonts w:ascii="Times New Roman" w:hAnsi="Times New Roman"/>
          <w:b w:val="0"/>
        </w:rPr>
        <w:t xml:space="preserve"> is used for the risk factors in the specified input file, i.e. the simulated returns of a </w:t>
      </w:r>
      <w:proofErr w:type="spellStart"/>
      <w:r>
        <w:rPr>
          <w:rFonts w:ascii="Times New Roman" w:hAnsi="Times New Roman"/>
          <w:b w:val="0"/>
        </w:rPr>
        <w:t>proxied</w:t>
      </w:r>
      <w:proofErr w:type="spellEnd"/>
      <w:r>
        <w:rPr>
          <w:rFonts w:ascii="Times New Roman" w:hAnsi="Times New Roman"/>
          <w:b w:val="0"/>
        </w:rPr>
        <w:t xml:space="preserve"> risk factor are generated as perfectly correlated with the simulated r</w:t>
      </w:r>
      <w:r w:rsidR="009806E8">
        <w:rPr>
          <w:rFonts w:ascii="Times New Roman" w:hAnsi="Times New Roman"/>
          <w:b w:val="0"/>
        </w:rPr>
        <w:t>e</w:t>
      </w:r>
      <w:r>
        <w:rPr>
          <w:rFonts w:ascii="Times New Roman" w:hAnsi="Times New Roman"/>
          <w:b w:val="0"/>
        </w:rPr>
        <w:t>turns of the proxy factor.</w:t>
      </w:r>
    </w:p>
    <w:p w:rsidR="008155B1" w:rsidRPr="008155B1" w:rsidRDefault="008155B1" w:rsidP="008155B1">
      <w:pPr>
        <w:pStyle w:val="ListParagraph"/>
        <w:numPr>
          <w:ilvl w:val="0"/>
          <w:numId w:val="0"/>
        </w:numPr>
        <w:spacing w:after="0"/>
        <w:ind w:left="360"/>
        <w:rPr>
          <w:rFonts w:ascii="Times New Roman" w:hAnsi="Times New Roman"/>
          <w:b w:val="0"/>
        </w:rPr>
      </w:pPr>
    </w:p>
    <w:p w:rsidR="00171528" w:rsidRPr="00171528" w:rsidRDefault="008155B1" w:rsidP="00171528">
      <w:pPr>
        <w:rPr>
          <w:rFonts w:ascii="Times New Roman" w:hAnsi="Times New Roman" w:cs="Times New Roman"/>
        </w:rPr>
      </w:pPr>
      <w:r>
        <w:rPr>
          <w:rFonts w:ascii="Times New Roman" w:hAnsi="Times New Roman" w:cs="Times New Roman"/>
        </w:rPr>
        <w:lastRenderedPageBreak/>
        <w:t xml:space="preserve">The </w:t>
      </w:r>
      <w:r w:rsidR="005E6035">
        <w:rPr>
          <w:rFonts w:ascii="Times New Roman" w:hAnsi="Times New Roman" w:cs="Times New Roman"/>
        </w:rPr>
        <w:t xml:space="preserve">PCA process still has a limited use, specifically </w:t>
      </w:r>
      <w:r w:rsidR="00171528" w:rsidRPr="00171528">
        <w:rPr>
          <w:rFonts w:ascii="Times New Roman" w:hAnsi="Times New Roman" w:cs="Times New Roman"/>
        </w:rPr>
        <w:t>to ha</w:t>
      </w:r>
      <w:r w:rsidR="005E6035">
        <w:rPr>
          <w:rFonts w:ascii="Times New Roman" w:hAnsi="Times New Roman" w:cs="Times New Roman"/>
        </w:rPr>
        <w:t xml:space="preserve">ndle equities with missing data. The numerical procedure to </w:t>
      </w:r>
      <w:r>
        <w:rPr>
          <w:rFonts w:ascii="Times New Roman" w:hAnsi="Times New Roman" w:cs="Times New Roman"/>
        </w:rPr>
        <w:t>implement PCA is reworked and does not require random sub-matrix selection anymore.</w:t>
      </w:r>
    </w:p>
    <w:p w:rsidR="002F54DE" w:rsidRPr="00D54AAD" w:rsidRDefault="002F54DE" w:rsidP="00901FD3">
      <w:pPr>
        <w:pStyle w:val="Heading1"/>
      </w:pPr>
      <w:bookmarkStart w:id="11" w:name="_Toc325475771"/>
      <w:bookmarkStart w:id="12" w:name="_Toc335741256"/>
      <w:bookmarkStart w:id="13" w:name="_Toc352331066"/>
      <w:bookmarkStart w:id="14" w:name="_Toc394567747"/>
      <w:r w:rsidRPr="00D54AAD">
        <w:t>In-Scope Products and Processes</w:t>
      </w:r>
      <w:bookmarkEnd w:id="11"/>
      <w:bookmarkEnd w:id="12"/>
      <w:bookmarkEnd w:id="13"/>
      <w:bookmarkEnd w:id="14"/>
    </w:p>
    <w:p w:rsidR="00AE641A" w:rsidRDefault="00AE641A" w:rsidP="004E109D">
      <w:pPr>
        <w:contextualSpacing/>
        <w:rPr>
          <w:rFonts w:ascii="Times New Roman" w:hAnsi="Times New Roman" w:cs="Times New Roman"/>
        </w:rPr>
      </w:pPr>
      <w:r>
        <w:rPr>
          <w:rFonts w:ascii="Times New Roman" w:hAnsi="Times New Roman" w:cs="Times New Roman"/>
        </w:rPr>
        <w:t xml:space="preserve">The output of the model (MC scenarios) </w:t>
      </w:r>
      <w:r w:rsidR="006B6E8C">
        <w:rPr>
          <w:rFonts w:ascii="Times New Roman" w:hAnsi="Times New Roman" w:cs="Times New Roman"/>
        </w:rPr>
        <w:t>is</w:t>
      </w:r>
      <w:r>
        <w:rPr>
          <w:rFonts w:ascii="Times New Roman" w:hAnsi="Times New Roman" w:cs="Times New Roman"/>
        </w:rPr>
        <w:t xml:space="preserve"> passed to ALGO which revaluates the BNYM trades and produces VaR and SVaR numbers.</w:t>
      </w:r>
    </w:p>
    <w:p w:rsidR="002F54DE" w:rsidRPr="00D54AAD" w:rsidRDefault="002F54DE" w:rsidP="00901FD3">
      <w:pPr>
        <w:pStyle w:val="Heading1"/>
      </w:pPr>
      <w:bookmarkStart w:id="15" w:name="_Toc325475772"/>
      <w:bookmarkStart w:id="16" w:name="_Toc335741257"/>
      <w:bookmarkStart w:id="17" w:name="_Toc352331067"/>
      <w:bookmarkStart w:id="18" w:name="_Toc394567748"/>
      <w:bookmarkEnd w:id="10"/>
      <w:r w:rsidRPr="00D54AAD">
        <w:t>Model Inputs, Parameters, Assumptions and Qualitative Adjustments</w:t>
      </w:r>
      <w:bookmarkEnd w:id="15"/>
      <w:bookmarkEnd w:id="16"/>
      <w:bookmarkEnd w:id="17"/>
      <w:bookmarkEnd w:id="18"/>
    </w:p>
    <w:p w:rsidR="004E109D" w:rsidRDefault="004E109D" w:rsidP="004E109D">
      <w:pPr>
        <w:contextualSpacing/>
        <w:rPr>
          <w:rFonts w:ascii="Times New Roman" w:hAnsi="Times New Roman" w:cs="Times New Roman"/>
        </w:rPr>
      </w:pPr>
      <w:r>
        <w:rPr>
          <w:rFonts w:ascii="Times New Roman" w:hAnsi="Times New Roman" w:cs="Times New Roman"/>
        </w:rPr>
        <w:t>The input data for each date include the following:</w:t>
      </w:r>
    </w:p>
    <w:p w:rsidR="004E109D" w:rsidRPr="00C24B28" w:rsidRDefault="004E109D" w:rsidP="004E109D">
      <w:pPr>
        <w:ind w:firstLine="720"/>
        <w:contextualSpacing/>
        <w:rPr>
          <w:rFonts w:ascii="Times New Roman" w:hAnsi="Times New Roman" w:cs="Times New Roman"/>
          <w:i/>
          <w:u w:val="single"/>
        </w:rPr>
      </w:pPr>
      <w:r w:rsidRPr="00C24B28">
        <w:rPr>
          <w:rFonts w:ascii="Times New Roman" w:hAnsi="Times New Roman" w:cs="Times New Roman"/>
          <w:i/>
          <w:u w:val="single"/>
        </w:rPr>
        <w:t>Historical Data:</w:t>
      </w:r>
    </w:p>
    <w:p w:rsidR="004E109D" w:rsidRDefault="004E109D" w:rsidP="004E109D">
      <w:pPr>
        <w:contextualSpacing/>
        <w:rPr>
          <w:rFonts w:ascii="Times New Roman" w:hAnsi="Times New Roman" w:cs="Times New Roman"/>
        </w:rPr>
      </w:pPr>
      <w:r>
        <w:rPr>
          <w:rFonts w:ascii="Times New Roman" w:hAnsi="Times New Roman" w:cs="Times New Roman"/>
        </w:rPr>
        <w:t>hr_spot.csv</w:t>
      </w:r>
    </w:p>
    <w:p w:rsidR="004E109D" w:rsidRDefault="004E109D" w:rsidP="004E109D">
      <w:pPr>
        <w:contextualSpacing/>
        <w:rPr>
          <w:rFonts w:ascii="Times New Roman" w:hAnsi="Times New Roman" w:cs="Times New Roman"/>
        </w:rPr>
      </w:pPr>
      <w:r>
        <w:rPr>
          <w:rFonts w:ascii="Times New Roman" w:hAnsi="Times New Roman" w:cs="Times New Roman"/>
        </w:rPr>
        <w:t>hr_curve.csv</w:t>
      </w:r>
    </w:p>
    <w:p w:rsidR="004E109D" w:rsidRDefault="004E109D" w:rsidP="004E109D">
      <w:pPr>
        <w:contextualSpacing/>
        <w:rPr>
          <w:rFonts w:ascii="Times New Roman" w:hAnsi="Times New Roman" w:cs="Times New Roman"/>
        </w:rPr>
      </w:pPr>
      <w:proofErr w:type="spellStart"/>
      <w:r>
        <w:rPr>
          <w:rFonts w:ascii="Times New Roman" w:hAnsi="Times New Roman" w:cs="Times New Roman"/>
        </w:rPr>
        <w:t>hr_spot</w:t>
      </w:r>
      <w:proofErr w:type="spellEnd"/>
      <w:r>
        <w:rPr>
          <w:rFonts w:ascii="Times New Roman" w:hAnsi="Times New Roman" w:cs="Times New Roman"/>
        </w:rPr>
        <w:t>_&lt;date&gt;_All.csv</w:t>
      </w:r>
    </w:p>
    <w:p w:rsidR="004E109D" w:rsidRPr="00C24B28" w:rsidRDefault="004E109D" w:rsidP="004E109D">
      <w:pPr>
        <w:contextualSpacing/>
        <w:rPr>
          <w:rFonts w:ascii="Times New Roman" w:hAnsi="Times New Roman" w:cs="Times New Roman"/>
          <w:i/>
          <w:u w:val="single"/>
        </w:rPr>
      </w:pPr>
      <w:r>
        <w:rPr>
          <w:rFonts w:ascii="Times New Roman" w:hAnsi="Times New Roman" w:cs="Times New Roman"/>
        </w:rPr>
        <w:tab/>
      </w:r>
      <w:r w:rsidRPr="00C24B28">
        <w:rPr>
          <w:rFonts w:ascii="Times New Roman" w:hAnsi="Times New Roman" w:cs="Times New Roman"/>
          <w:i/>
          <w:u w:val="single"/>
        </w:rPr>
        <w:t>End of date (EOD) data</w:t>
      </w:r>
      <w:r w:rsidR="00524CAE">
        <w:rPr>
          <w:rFonts w:ascii="Times New Roman" w:hAnsi="Times New Roman" w:cs="Times New Roman"/>
          <w:i/>
          <w:u w:val="single"/>
        </w:rPr>
        <w:t xml:space="preserve"> (</w:t>
      </w:r>
      <w:r w:rsidR="00524CAE" w:rsidRPr="00524CAE">
        <w:rPr>
          <w:rFonts w:ascii="Times New Roman" w:hAnsi="Times New Roman" w:cs="Times New Roman"/>
          <w:i/>
        </w:rPr>
        <w:t>usage is not currently implemented</w:t>
      </w:r>
      <w:r w:rsidR="00524CAE">
        <w:rPr>
          <w:rFonts w:ascii="Times New Roman" w:hAnsi="Times New Roman" w:cs="Times New Roman"/>
          <w:i/>
          <w:u w:val="single"/>
        </w:rPr>
        <w:t>)</w:t>
      </w:r>
    </w:p>
    <w:p w:rsidR="004E109D" w:rsidRDefault="004E109D" w:rsidP="004E109D">
      <w:pPr>
        <w:contextualSpacing/>
        <w:rPr>
          <w:rFonts w:ascii="Times New Roman" w:hAnsi="Times New Roman" w:cs="Times New Roman"/>
        </w:rPr>
      </w:pPr>
      <w:r>
        <w:rPr>
          <w:rFonts w:ascii="Times New Roman" w:hAnsi="Times New Roman" w:cs="Times New Roman"/>
        </w:rPr>
        <w:t>fx_spot.csv</w:t>
      </w:r>
    </w:p>
    <w:p w:rsidR="004E109D" w:rsidRDefault="004E109D" w:rsidP="004E109D">
      <w:pPr>
        <w:contextualSpacing/>
        <w:rPr>
          <w:rFonts w:ascii="Times New Roman" w:hAnsi="Times New Roman" w:cs="Times New Roman"/>
        </w:rPr>
      </w:pPr>
      <w:r>
        <w:rPr>
          <w:rFonts w:ascii="Times New Roman" w:hAnsi="Times New Roman" w:cs="Times New Roman"/>
        </w:rPr>
        <w:t>fx_zerocurves.csv</w:t>
      </w:r>
    </w:p>
    <w:p w:rsidR="004E109D" w:rsidRDefault="004E109D" w:rsidP="004E109D">
      <w:pPr>
        <w:contextualSpacing/>
        <w:rPr>
          <w:rFonts w:ascii="Times New Roman" w:hAnsi="Times New Roman" w:cs="Times New Roman"/>
        </w:rPr>
      </w:pPr>
      <w:r>
        <w:rPr>
          <w:rFonts w:ascii="Times New Roman" w:hAnsi="Times New Roman" w:cs="Times New Roman"/>
        </w:rPr>
        <w:t>indexCurves.csv</w:t>
      </w:r>
    </w:p>
    <w:p w:rsidR="004E109D" w:rsidRDefault="004E109D" w:rsidP="004E109D">
      <w:pPr>
        <w:contextualSpacing/>
        <w:rPr>
          <w:rFonts w:ascii="Times New Roman" w:hAnsi="Times New Roman" w:cs="Times New Roman"/>
        </w:rPr>
      </w:pPr>
      <w:r>
        <w:rPr>
          <w:rFonts w:ascii="Times New Roman" w:hAnsi="Times New Roman" w:cs="Times New Roman"/>
        </w:rPr>
        <w:t>ir_zerocurves.csv</w:t>
      </w:r>
    </w:p>
    <w:p w:rsidR="004E109D" w:rsidRDefault="004E109D" w:rsidP="004E109D">
      <w:pPr>
        <w:contextualSpacing/>
        <w:rPr>
          <w:rFonts w:ascii="Times New Roman" w:hAnsi="Times New Roman" w:cs="Times New Roman"/>
        </w:rPr>
      </w:pPr>
      <w:r>
        <w:rPr>
          <w:rFonts w:ascii="Times New Roman" w:hAnsi="Times New Roman" w:cs="Times New Roman"/>
        </w:rPr>
        <w:t>other_zerocurves.csv</w:t>
      </w:r>
    </w:p>
    <w:p w:rsidR="004E109D" w:rsidRDefault="004E109D" w:rsidP="004E109D">
      <w:pPr>
        <w:contextualSpacing/>
        <w:rPr>
          <w:rFonts w:ascii="Times New Roman" w:hAnsi="Times New Roman" w:cs="Times New Roman"/>
        </w:rPr>
      </w:pPr>
      <w:r>
        <w:rPr>
          <w:rFonts w:ascii="Times New Roman" w:hAnsi="Times New Roman" w:cs="Times New Roman"/>
        </w:rPr>
        <w:t>MBS_EOD_Values.csv</w:t>
      </w:r>
    </w:p>
    <w:p w:rsidR="004E109D" w:rsidRDefault="004E109D" w:rsidP="004E109D">
      <w:pPr>
        <w:contextualSpacing/>
        <w:rPr>
          <w:rFonts w:ascii="Times New Roman" w:hAnsi="Times New Roman" w:cs="Times New Roman"/>
        </w:rPr>
      </w:pPr>
      <w:r>
        <w:rPr>
          <w:rFonts w:ascii="Times New Roman" w:hAnsi="Times New Roman" w:cs="Times New Roman"/>
        </w:rPr>
        <w:t>creditbond_zerocurves.csv</w:t>
      </w:r>
    </w:p>
    <w:p w:rsidR="00F42F12" w:rsidRDefault="00F42F12" w:rsidP="004E109D">
      <w:pPr>
        <w:contextualSpacing/>
        <w:rPr>
          <w:rFonts w:ascii="Times New Roman" w:hAnsi="Times New Roman" w:cs="Times New Roman"/>
        </w:rPr>
      </w:pPr>
      <w:r>
        <w:rPr>
          <w:rFonts w:ascii="Times New Roman" w:hAnsi="Times New Roman" w:cs="Times New Roman"/>
        </w:rPr>
        <w:t>fx_atmvols_0.csv</w:t>
      </w:r>
    </w:p>
    <w:p w:rsidR="00F42F12" w:rsidRDefault="00F42F12" w:rsidP="004E109D">
      <w:pPr>
        <w:contextualSpacing/>
        <w:rPr>
          <w:rFonts w:ascii="Times New Roman" w:hAnsi="Times New Roman" w:cs="Times New Roman"/>
        </w:rPr>
      </w:pPr>
    </w:p>
    <w:p w:rsidR="00276B3F" w:rsidRDefault="00276B3F" w:rsidP="004E109D">
      <w:pPr>
        <w:contextualSpacing/>
        <w:rPr>
          <w:rFonts w:ascii="Times New Roman" w:hAnsi="Times New Roman" w:cs="Times New Roman"/>
        </w:rPr>
      </w:pPr>
      <w:r>
        <w:rPr>
          <w:rFonts w:ascii="Times New Roman" w:hAnsi="Times New Roman" w:cs="Times New Roman"/>
        </w:rPr>
        <w:tab/>
      </w:r>
      <w:r w:rsidRPr="00C24B28">
        <w:rPr>
          <w:rFonts w:ascii="Times New Roman" w:hAnsi="Times New Roman" w:cs="Times New Roman"/>
          <w:i/>
          <w:u w:val="single"/>
        </w:rPr>
        <w:t>The lists of previous day risk factor names</w:t>
      </w:r>
      <w:r>
        <w:rPr>
          <w:rFonts w:ascii="Times New Roman" w:hAnsi="Times New Roman" w:cs="Times New Roman"/>
        </w:rPr>
        <w:t>:</w:t>
      </w:r>
    </w:p>
    <w:p w:rsidR="00276B3F" w:rsidRDefault="00276B3F" w:rsidP="004E109D">
      <w:pPr>
        <w:contextualSpacing/>
        <w:rPr>
          <w:rFonts w:ascii="Times New Roman" w:hAnsi="Times New Roman" w:cs="Times New Roman"/>
        </w:rPr>
      </w:pPr>
      <w:r>
        <w:rPr>
          <w:rFonts w:ascii="Times New Roman" w:hAnsi="Times New Roman" w:cs="Times New Roman"/>
        </w:rPr>
        <w:t>eqtRWHOpenPositionReport.csv</w:t>
      </w:r>
    </w:p>
    <w:p w:rsidR="00276B3F" w:rsidRDefault="00276B3F" w:rsidP="004E109D">
      <w:pPr>
        <w:contextualSpacing/>
        <w:rPr>
          <w:rFonts w:ascii="Times New Roman" w:hAnsi="Times New Roman" w:cs="Times New Roman"/>
        </w:rPr>
      </w:pPr>
      <w:r>
        <w:rPr>
          <w:rFonts w:ascii="Times New Roman" w:hAnsi="Times New Roman" w:cs="Times New Roman"/>
        </w:rPr>
        <w:t>riskFactorTemplateBNYE.csv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riskFactorTemplateBNYMCMNOSPRISK.csv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riskFactorTemplateBNYMCMSPRISK.csv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riskFactorTemplateCMNOSR.csv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riskFactorTemplateCMSR.csv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riskFactorTemplateCstIR.csv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riskFactorTemplateEQUITY.csv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riskFactorTemplateEQUITYSR.csv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riskFactorTemplateFX.csv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riskFactorTemplateFXNEW.csv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riskFactorTemplateIR.csv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riskFactorTemplatePERSHING.csv</w:t>
      </w:r>
    </w:p>
    <w:p w:rsidR="00276B3F" w:rsidRDefault="00276B3F" w:rsidP="00276B3F">
      <w:pPr>
        <w:contextualSpacing/>
        <w:rPr>
          <w:rFonts w:ascii="Times New Roman" w:hAnsi="Times New Roman" w:cs="Times New Roman"/>
        </w:rPr>
      </w:pPr>
      <w:r>
        <w:rPr>
          <w:rFonts w:ascii="Times New Roman" w:hAnsi="Times New Roman" w:cs="Times New Roman"/>
        </w:rPr>
        <w:t>riskFactorTemplatePERSHINGNOSR.csv</w:t>
      </w:r>
    </w:p>
    <w:p w:rsidR="00276B3F" w:rsidRDefault="00276B3F" w:rsidP="00276B3F">
      <w:pPr>
        <w:contextualSpacing/>
        <w:rPr>
          <w:rFonts w:ascii="Times New Roman" w:hAnsi="Times New Roman" w:cs="Times New Roman"/>
        </w:rPr>
      </w:pPr>
      <w:proofErr w:type="spellStart"/>
      <w:r>
        <w:rPr>
          <w:rFonts w:ascii="Times New Roman" w:hAnsi="Times New Roman" w:cs="Times New Roman"/>
        </w:rPr>
        <w:t>riskFactorTemplatePERSHING.SRcsv</w:t>
      </w:r>
      <w:proofErr w:type="spellEnd"/>
    </w:p>
    <w:p w:rsidR="00276B3F" w:rsidRDefault="00276B3F" w:rsidP="00276B3F">
      <w:pPr>
        <w:contextualSpacing/>
        <w:rPr>
          <w:rFonts w:ascii="Times New Roman" w:hAnsi="Times New Roman" w:cs="Times New Roman"/>
        </w:rPr>
      </w:pPr>
    </w:p>
    <w:p w:rsidR="00276B3F" w:rsidRPr="00C24B28" w:rsidRDefault="00276B3F" w:rsidP="00276B3F">
      <w:pPr>
        <w:contextualSpacing/>
        <w:rPr>
          <w:rFonts w:ascii="Times New Roman" w:hAnsi="Times New Roman" w:cs="Times New Roman"/>
          <w:i/>
          <w:u w:val="single"/>
        </w:rPr>
      </w:pPr>
      <w:r>
        <w:rPr>
          <w:rFonts w:ascii="Times New Roman" w:hAnsi="Times New Roman" w:cs="Times New Roman"/>
        </w:rPr>
        <w:tab/>
      </w:r>
      <w:r w:rsidRPr="00C24B28">
        <w:rPr>
          <w:rFonts w:ascii="Times New Roman" w:hAnsi="Times New Roman" w:cs="Times New Roman"/>
          <w:i/>
          <w:u w:val="single"/>
        </w:rPr>
        <w:t>Proxy Maps</w:t>
      </w:r>
    </w:p>
    <w:p w:rsidR="00276B3F" w:rsidRDefault="00276B3F" w:rsidP="00276B3F">
      <w:pPr>
        <w:contextualSpacing/>
        <w:rPr>
          <w:rFonts w:ascii="Times New Roman" w:hAnsi="Times New Roman" w:cs="Times New Roman"/>
        </w:rPr>
      </w:pPr>
      <w:r>
        <w:rPr>
          <w:rFonts w:ascii="Times New Roman" w:hAnsi="Times New Roman" w:cs="Times New Roman"/>
        </w:rPr>
        <w:t>ProxyList.csv</w:t>
      </w:r>
      <w:r>
        <w:rPr>
          <w:rFonts w:ascii="Times New Roman" w:hAnsi="Times New Roman" w:cs="Times New Roman"/>
        </w:rPr>
        <w:tab/>
        <w:t xml:space="preserve"> (used for SVaR)</w:t>
      </w:r>
    </w:p>
    <w:p w:rsidR="00276B3F" w:rsidRDefault="00276B3F" w:rsidP="00276B3F">
      <w:pPr>
        <w:contextualSpacing/>
        <w:rPr>
          <w:rFonts w:ascii="Times New Roman" w:hAnsi="Times New Roman" w:cs="Times New Roman"/>
        </w:rPr>
      </w:pPr>
      <w:r>
        <w:rPr>
          <w:rFonts w:ascii="Times New Roman" w:hAnsi="Times New Roman" w:cs="Times New Roman"/>
        </w:rPr>
        <w:lastRenderedPageBreak/>
        <w:t>RWLink_Proxies.csv (</w:t>
      </w:r>
      <w:r>
        <w:rPr>
          <w:rFonts w:ascii="Times New Roman" w:hAnsi="Times New Roman" w:cs="Times New Roman"/>
        </w:rPr>
        <w:tab/>
        <w:t>used for VaR and SVaR)</w:t>
      </w:r>
    </w:p>
    <w:p w:rsidR="00F42F12" w:rsidRDefault="00F42F12" w:rsidP="00276B3F">
      <w:pPr>
        <w:contextualSpacing/>
        <w:rPr>
          <w:rFonts w:ascii="Times New Roman" w:hAnsi="Times New Roman" w:cs="Times New Roman"/>
        </w:rPr>
      </w:pPr>
    </w:p>
    <w:p w:rsidR="00276B3F" w:rsidRPr="00C24B28" w:rsidRDefault="00926ABA" w:rsidP="00276B3F">
      <w:pPr>
        <w:contextualSpacing/>
        <w:rPr>
          <w:rFonts w:ascii="Times New Roman" w:hAnsi="Times New Roman" w:cs="Times New Roman"/>
          <w:i/>
          <w:u w:val="single"/>
        </w:rPr>
      </w:pPr>
      <w:r>
        <w:rPr>
          <w:rFonts w:ascii="Times New Roman" w:hAnsi="Times New Roman" w:cs="Times New Roman"/>
        </w:rPr>
        <w:tab/>
      </w:r>
      <w:r w:rsidRPr="00C24B28">
        <w:rPr>
          <w:rFonts w:ascii="Times New Roman" w:hAnsi="Times New Roman" w:cs="Times New Roman"/>
          <w:i/>
          <w:u w:val="single"/>
        </w:rPr>
        <w:t>Control Parameters:</w:t>
      </w:r>
    </w:p>
    <w:p w:rsidR="00926ABA" w:rsidRDefault="00926ABA" w:rsidP="00276B3F">
      <w:pPr>
        <w:contextualSpacing/>
        <w:rPr>
          <w:rFonts w:ascii="Times New Roman" w:hAnsi="Times New Roman" w:cs="Times New Roman"/>
        </w:rPr>
      </w:pPr>
      <w:proofErr w:type="gramStart"/>
      <w:r>
        <w:rPr>
          <w:rFonts w:ascii="Times New Roman" w:hAnsi="Times New Roman" w:cs="Times New Roman"/>
        </w:rPr>
        <w:t>control_parameters.csv</w:t>
      </w:r>
      <w:proofErr w:type="gramEnd"/>
      <w:r w:rsidR="00524CAE">
        <w:rPr>
          <w:rFonts w:ascii="Times New Roman" w:hAnsi="Times New Roman" w:cs="Times New Roman"/>
        </w:rPr>
        <w:t xml:space="preserve"> includes the following parameters, see more details in Appendix A.</w:t>
      </w:r>
    </w:p>
    <w:p w:rsidR="003A4BAF" w:rsidRDefault="003A4BAF" w:rsidP="00276B3F">
      <w:pPr>
        <w:contextualSpacing/>
        <w:rPr>
          <w:rFonts w:ascii="Times New Roman" w:hAnsi="Times New Roman" w:cs="Times New Roman"/>
        </w:rPr>
      </w:pPr>
    </w:p>
    <w:p w:rsidR="003A4BAF" w:rsidRPr="00CF2DCA" w:rsidRDefault="003A4BAF" w:rsidP="00276B3F">
      <w:pPr>
        <w:contextualSpacing/>
        <w:rPr>
          <w:rFonts w:ascii="Times New Roman" w:hAnsi="Times New Roman" w:cs="Times New Roman"/>
          <w:i/>
          <w:u w:val="single"/>
        </w:rPr>
      </w:pPr>
      <w:r w:rsidRPr="00CF2DCA">
        <w:rPr>
          <w:rFonts w:ascii="Times New Roman" w:hAnsi="Times New Roman" w:cs="Times New Roman"/>
          <w:i/>
          <w:u w:val="single"/>
        </w:rPr>
        <w:t>The list of factors for which empirical distribution is used:</w:t>
      </w:r>
    </w:p>
    <w:p w:rsidR="003A4BAF" w:rsidRDefault="003A4BAF" w:rsidP="00276B3F">
      <w:pPr>
        <w:contextualSpacing/>
        <w:rPr>
          <w:rFonts w:ascii="Times New Roman" w:hAnsi="Times New Roman" w:cs="Times New Roman"/>
        </w:rPr>
      </w:pPr>
      <w:r w:rsidRPr="00CF2DCA">
        <w:rPr>
          <w:rFonts w:ascii="Times New Roman" w:hAnsi="Times New Roman" w:cs="Times New Roman"/>
        </w:rPr>
        <w:t>realFactors.csv,</w:t>
      </w:r>
      <w:r>
        <w:rPr>
          <w:rFonts w:ascii="Times New Roman" w:hAnsi="Times New Roman" w:cs="Times New Roman"/>
        </w:rPr>
        <w:t xml:space="preserve"> see Appendix F.</w:t>
      </w:r>
      <w:r w:rsidR="00CF2DCA">
        <w:rPr>
          <w:rFonts w:ascii="Times New Roman" w:hAnsi="Times New Roman" w:cs="Times New Roman"/>
        </w:rPr>
        <w:t xml:space="preserve"> </w:t>
      </w:r>
    </w:p>
    <w:p w:rsidR="002F54DE" w:rsidRPr="00D54AAD" w:rsidRDefault="002F54DE" w:rsidP="00901FD3">
      <w:pPr>
        <w:pStyle w:val="Heading1"/>
      </w:pPr>
      <w:bookmarkStart w:id="19" w:name="_Toc325475773"/>
      <w:bookmarkStart w:id="20" w:name="_Toc335741258"/>
      <w:bookmarkStart w:id="21" w:name="_Toc352331068"/>
      <w:bookmarkStart w:id="22" w:name="_Toc394567749"/>
      <w:r w:rsidRPr="00D54AAD">
        <w:t>Description of Calculations</w:t>
      </w:r>
      <w:bookmarkEnd w:id="19"/>
      <w:bookmarkEnd w:id="20"/>
      <w:bookmarkEnd w:id="21"/>
      <w:bookmarkEnd w:id="22"/>
    </w:p>
    <w:p w:rsidR="001023F7" w:rsidRDefault="00904903" w:rsidP="004E109D">
      <w:pPr>
        <w:pStyle w:val="ListParagraph"/>
        <w:numPr>
          <w:ilvl w:val="0"/>
          <w:numId w:val="34"/>
        </w:numPr>
        <w:ind w:left="360"/>
        <w:contextualSpacing/>
        <w:rPr>
          <w:rFonts w:cstheme="minorHAnsi"/>
          <w:b w:val="0"/>
        </w:rPr>
      </w:pPr>
      <w:r>
        <w:rPr>
          <w:rFonts w:cstheme="minorHAnsi"/>
          <w:b w:val="0"/>
        </w:rPr>
        <w:t xml:space="preserve">From the input files with the list of yesterdays’ positions risk factors create a list of </w:t>
      </w:r>
      <w:r w:rsidR="001023F7">
        <w:rPr>
          <w:rFonts w:cstheme="minorHAnsi"/>
          <w:b w:val="0"/>
        </w:rPr>
        <w:t>unique factor names. For these RF the simulations will be created.</w:t>
      </w:r>
    </w:p>
    <w:p w:rsidR="00B36C27" w:rsidRPr="009F7603" w:rsidRDefault="00B36C27" w:rsidP="004E109D">
      <w:pPr>
        <w:pStyle w:val="ListParagraph"/>
        <w:numPr>
          <w:ilvl w:val="0"/>
          <w:numId w:val="34"/>
        </w:numPr>
        <w:ind w:left="360"/>
        <w:contextualSpacing/>
        <w:rPr>
          <w:rFonts w:cstheme="minorHAnsi"/>
          <w:b w:val="0"/>
        </w:rPr>
      </w:pPr>
      <w:r w:rsidRPr="00B36C27">
        <w:rPr>
          <w:rFonts w:cstheme="minorHAnsi"/>
          <w:b w:val="0"/>
        </w:rPr>
        <w:t xml:space="preserve">Collect historical data for equities, equity volatilities and all other risk factors </w:t>
      </w:r>
      <w:r w:rsidRPr="009F7603">
        <w:rPr>
          <w:rFonts w:cstheme="minorHAnsi"/>
          <w:b w:val="0"/>
        </w:rPr>
        <w:t>in the same manner as it is done presently.</w:t>
      </w:r>
    </w:p>
    <w:p w:rsidR="00B36C27" w:rsidRPr="009F7603" w:rsidRDefault="00B36C27" w:rsidP="004E109D">
      <w:pPr>
        <w:pStyle w:val="ListParagraph"/>
        <w:numPr>
          <w:ilvl w:val="0"/>
          <w:numId w:val="34"/>
        </w:numPr>
        <w:ind w:left="360"/>
        <w:contextualSpacing/>
        <w:rPr>
          <w:rFonts w:cstheme="minorHAnsi"/>
          <w:b w:val="0"/>
        </w:rPr>
      </w:pPr>
      <w:r w:rsidRPr="00B36C27">
        <w:rPr>
          <w:rFonts w:cstheme="minorHAnsi"/>
          <w:b w:val="0"/>
        </w:rPr>
        <w:t xml:space="preserve">Identify risk factors with low number of missing data (Set 1, includes </w:t>
      </w:r>
      <w:r w:rsidR="002731F0">
        <w:rPr>
          <w:rFonts w:cstheme="minorHAnsi"/>
          <w:b w:val="0"/>
        </w:rPr>
        <w:t>N</w:t>
      </w:r>
      <w:r w:rsidRPr="00B36C27">
        <w:rPr>
          <w:rFonts w:cstheme="minorHAnsi"/>
          <w:b w:val="0"/>
        </w:rPr>
        <w:t xml:space="preserve"> risk factors) and the rest that have significant gaps in available historical data (Set 2 includes </w:t>
      </w:r>
      <w:r w:rsidR="002731F0">
        <w:rPr>
          <w:rFonts w:cstheme="minorHAnsi"/>
          <w:b w:val="0"/>
        </w:rPr>
        <w:t>M</w:t>
      </w:r>
      <w:r w:rsidRPr="00B36C27">
        <w:rPr>
          <w:rFonts w:cstheme="minorHAnsi"/>
          <w:b w:val="0"/>
        </w:rPr>
        <w:t xml:space="preserve"> risk factors). </w:t>
      </w:r>
      <w:r w:rsidRPr="009F7603">
        <w:rPr>
          <w:rFonts w:cstheme="minorHAnsi"/>
          <w:b w:val="0"/>
        </w:rPr>
        <w:t>This step is in place in current system.</w:t>
      </w:r>
    </w:p>
    <w:p w:rsidR="00B36C27" w:rsidRPr="00B36C27" w:rsidRDefault="00B36C27" w:rsidP="004E109D">
      <w:pPr>
        <w:pStyle w:val="ListParagraph"/>
        <w:numPr>
          <w:ilvl w:val="0"/>
          <w:numId w:val="0"/>
        </w:numPr>
        <w:ind w:left="360"/>
        <w:contextualSpacing/>
        <w:rPr>
          <w:rFonts w:cstheme="minorHAnsi"/>
          <w:b w:val="0"/>
        </w:rPr>
      </w:pPr>
      <w:r w:rsidRPr="00B36C27">
        <w:rPr>
          <w:rFonts w:cstheme="minorHAnsi"/>
          <w:b w:val="0"/>
        </w:rPr>
        <w:t xml:space="preserve">Steps 3 – 7 are performed for Set 1 </w:t>
      </w:r>
    </w:p>
    <w:p w:rsidR="00B36C27" w:rsidRPr="00B36C27" w:rsidRDefault="00B36C27" w:rsidP="004E109D">
      <w:pPr>
        <w:pStyle w:val="ListParagraph"/>
        <w:numPr>
          <w:ilvl w:val="0"/>
          <w:numId w:val="34"/>
        </w:numPr>
        <w:ind w:left="360"/>
        <w:contextualSpacing/>
        <w:rPr>
          <w:rFonts w:cstheme="minorHAnsi"/>
          <w:b w:val="0"/>
        </w:rPr>
      </w:pPr>
      <w:r w:rsidRPr="00B36C27">
        <w:rPr>
          <w:rFonts w:cstheme="minorHAnsi"/>
          <w:b w:val="0"/>
        </w:rPr>
        <w:t xml:space="preserve">Calculate log-returns </w:t>
      </w:r>
      <w:r w:rsidR="001023F7">
        <w:rPr>
          <w:rFonts w:cstheme="minorHAnsi"/>
          <w:b w:val="0"/>
        </w:rPr>
        <w:t xml:space="preserve">(or differences) </w:t>
      </w:r>
      <w:r w:rsidR="002265E2">
        <w:rPr>
          <w:rFonts w:cstheme="minorHAnsi"/>
          <w:b w:val="0"/>
        </w:rPr>
        <w:t>over the specified time horizon</w:t>
      </w:r>
      <w:r w:rsidRPr="00B36C27">
        <w:rPr>
          <w:rFonts w:cstheme="minorHAnsi"/>
          <w:b w:val="0"/>
        </w:rPr>
        <w:t>;</w:t>
      </w:r>
    </w:p>
    <w:p w:rsidR="00B36C27" w:rsidRPr="009F7603" w:rsidRDefault="00B36C27" w:rsidP="004E109D">
      <w:pPr>
        <w:pStyle w:val="ListParagraph"/>
        <w:numPr>
          <w:ilvl w:val="0"/>
          <w:numId w:val="34"/>
        </w:numPr>
        <w:ind w:left="360"/>
        <w:contextualSpacing/>
        <w:rPr>
          <w:rFonts w:cstheme="minorHAnsi"/>
          <w:b w:val="0"/>
        </w:rPr>
      </w:pPr>
      <w:r w:rsidRPr="00B36C27">
        <w:rPr>
          <w:rFonts w:cstheme="minorHAnsi"/>
          <w:b w:val="0"/>
        </w:rPr>
        <w:t xml:space="preserve">Identify set of dates for which </w:t>
      </w:r>
      <w:r w:rsidR="001023F7">
        <w:rPr>
          <w:rFonts w:cstheme="minorHAnsi"/>
          <w:b w:val="0"/>
        </w:rPr>
        <w:t>historical data</w:t>
      </w:r>
      <w:r w:rsidRPr="00B36C27">
        <w:rPr>
          <w:rFonts w:cstheme="minorHAnsi"/>
          <w:b w:val="0"/>
        </w:rPr>
        <w:t xml:space="preserve"> </w:t>
      </w:r>
      <w:r w:rsidR="001023F7">
        <w:rPr>
          <w:rFonts w:cstheme="minorHAnsi"/>
          <w:b w:val="0"/>
        </w:rPr>
        <w:t>is</w:t>
      </w:r>
      <w:r w:rsidRPr="00B36C27">
        <w:rPr>
          <w:rFonts w:cstheme="minorHAnsi"/>
          <w:b w:val="0"/>
        </w:rPr>
        <w:t xml:space="preserve"> available across all risk factors. K is the number of such dates. K should be between 4</w:t>
      </w:r>
      <w:r w:rsidR="002265E2">
        <w:rPr>
          <w:rFonts w:cstheme="minorHAnsi"/>
          <w:b w:val="0"/>
        </w:rPr>
        <w:t>8</w:t>
      </w:r>
      <w:r w:rsidRPr="00B36C27">
        <w:rPr>
          <w:rFonts w:cstheme="minorHAnsi"/>
          <w:b w:val="0"/>
        </w:rPr>
        <w:t xml:space="preserve">0 and 500 for VAR. </w:t>
      </w:r>
      <w:r w:rsidRPr="009F7603">
        <w:rPr>
          <w:rFonts w:cstheme="minorHAnsi"/>
          <w:b w:val="0"/>
        </w:rPr>
        <w:t>This step is in place in current system;</w:t>
      </w:r>
    </w:p>
    <w:p w:rsidR="00B36C27" w:rsidRPr="00B36C27" w:rsidRDefault="00B36C27" w:rsidP="004E109D">
      <w:pPr>
        <w:pStyle w:val="ListParagraph"/>
        <w:numPr>
          <w:ilvl w:val="0"/>
          <w:numId w:val="34"/>
        </w:numPr>
        <w:ind w:left="360"/>
        <w:contextualSpacing/>
        <w:rPr>
          <w:rFonts w:cstheme="minorHAnsi"/>
          <w:b w:val="0"/>
        </w:rPr>
      </w:pPr>
      <w:r w:rsidRPr="00B36C27">
        <w:rPr>
          <w:rFonts w:cstheme="minorHAnsi"/>
          <w:b w:val="0"/>
        </w:rPr>
        <w:t xml:space="preserve">Form a N x </w:t>
      </w:r>
      <w:r w:rsidR="001023F7">
        <w:rPr>
          <w:rFonts w:cstheme="minorHAnsi"/>
          <w:b w:val="0"/>
        </w:rPr>
        <w:t>(</w:t>
      </w:r>
      <w:r w:rsidRPr="00B36C27">
        <w:rPr>
          <w:rFonts w:cstheme="minorHAnsi"/>
          <w:b w:val="0"/>
        </w:rPr>
        <w:t>K</w:t>
      </w:r>
      <w:r w:rsidR="001023F7">
        <w:rPr>
          <w:rFonts w:cstheme="minorHAnsi"/>
          <w:b w:val="0"/>
        </w:rPr>
        <w:t>-1)</w:t>
      </w:r>
      <w:r w:rsidRPr="00B36C27">
        <w:rPr>
          <w:rFonts w:cstheme="minorHAnsi"/>
          <w:b w:val="0"/>
        </w:rPr>
        <w:t xml:space="preserve"> matrix R of returns;</w:t>
      </w:r>
    </w:p>
    <w:p w:rsidR="00B36C27" w:rsidRPr="00B36C27" w:rsidRDefault="00B36C27" w:rsidP="004E109D">
      <w:pPr>
        <w:pStyle w:val="ListParagraph"/>
        <w:numPr>
          <w:ilvl w:val="0"/>
          <w:numId w:val="34"/>
        </w:numPr>
        <w:ind w:left="360"/>
        <w:contextualSpacing/>
        <w:rPr>
          <w:rFonts w:cstheme="minorHAnsi"/>
          <w:b w:val="0"/>
        </w:rPr>
      </w:pPr>
      <w:r w:rsidRPr="00B36C27">
        <w:rPr>
          <w:rFonts w:cstheme="minorHAnsi"/>
          <w:b w:val="0"/>
        </w:rPr>
        <w:t>Calculate K</w:t>
      </w:r>
      <w:r w:rsidR="001023F7">
        <w:rPr>
          <w:rFonts w:cstheme="minorHAnsi"/>
          <w:b w:val="0"/>
        </w:rPr>
        <w:t>-1</w:t>
      </w:r>
      <w:r w:rsidRPr="00B36C27">
        <w:rPr>
          <w:rFonts w:cstheme="minorHAnsi"/>
          <w:b w:val="0"/>
        </w:rPr>
        <w:t xml:space="preserve"> weights based on decay factor (d=0.993 in production now). </w:t>
      </w:r>
      <w:r w:rsidRPr="009F7603">
        <w:rPr>
          <w:rFonts w:cstheme="minorHAnsi"/>
          <w:b w:val="0"/>
        </w:rPr>
        <w:t xml:space="preserve">This is done in current system. </w:t>
      </w:r>
      <w:ins w:id="23" w:author="Kutin, Edward" w:date="2014-07-24T12:37:00Z">
        <w:r w:rsidR="00925A71" w:rsidRPr="009F7603">
          <w:rPr>
            <w:rFonts w:cstheme="minorHAnsi"/>
            <w:b w:val="0"/>
          </w:rPr>
          <w:t xml:space="preserve"> </w:t>
        </w:r>
      </w:ins>
      <w:r w:rsidRPr="00B36C27">
        <w:rPr>
          <w:rFonts w:cstheme="minorHAnsi"/>
          <w:b w:val="0"/>
        </w:rPr>
        <w:t>Form a diagonal matrix of weights W.</w:t>
      </w:r>
    </w:p>
    <w:p w:rsidR="00B36C27" w:rsidRPr="00B36C27" w:rsidRDefault="00B36C27" w:rsidP="004E109D">
      <w:pPr>
        <w:pStyle w:val="ListParagraph"/>
        <w:numPr>
          <w:ilvl w:val="0"/>
          <w:numId w:val="34"/>
        </w:numPr>
        <w:ind w:left="360"/>
        <w:contextualSpacing/>
        <w:rPr>
          <w:rFonts w:cstheme="minorHAnsi"/>
          <w:b w:val="0"/>
        </w:rPr>
      </w:pPr>
      <w:r w:rsidRPr="00B36C27">
        <w:rPr>
          <w:rFonts w:cstheme="minorHAnsi"/>
          <w:b w:val="0"/>
        </w:rPr>
        <w:t>Generate each Monte-Carlo (MC) scenario as follows:</w:t>
      </w:r>
    </w:p>
    <w:p w:rsidR="00B36C27" w:rsidRPr="00B36C27" w:rsidRDefault="00B36C27" w:rsidP="004E109D">
      <w:pPr>
        <w:pStyle w:val="ListParagraph"/>
        <w:numPr>
          <w:ilvl w:val="0"/>
          <w:numId w:val="33"/>
        </w:numPr>
        <w:ind w:left="360"/>
        <w:contextualSpacing/>
        <w:rPr>
          <w:rFonts w:cstheme="minorHAnsi"/>
          <w:b w:val="0"/>
        </w:rPr>
      </w:pPr>
      <w:r w:rsidRPr="00B36C27">
        <w:rPr>
          <w:rFonts w:cstheme="minorHAnsi"/>
          <w:b w:val="0"/>
        </w:rPr>
        <w:t>Generate vector v of K independent random normal variables;</w:t>
      </w:r>
    </w:p>
    <w:p w:rsidR="00B36C27" w:rsidRPr="00B36C27" w:rsidRDefault="00B36C27" w:rsidP="004E109D">
      <w:pPr>
        <w:pStyle w:val="ListParagraph"/>
        <w:numPr>
          <w:ilvl w:val="0"/>
          <w:numId w:val="33"/>
        </w:numPr>
        <w:spacing w:after="0"/>
        <w:ind w:left="360"/>
        <w:contextualSpacing/>
        <w:rPr>
          <w:rFonts w:cstheme="minorHAnsi"/>
          <w:b w:val="0"/>
        </w:rPr>
      </w:pPr>
      <w:r w:rsidRPr="00B36C27">
        <w:rPr>
          <w:rFonts w:cstheme="minorHAnsi"/>
          <w:b w:val="0"/>
        </w:rPr>
        <w:t xml:space="preserve">Calculate simulated returns by multiplying matrix R by vector v: </w:t>
      </w:r>
    </w:p>
    <w:p w:rsidR="002731F0" w:rsidRDefault="00B36C27" w:rsidP="002731F0">
      <w:pPr>
        <w:ind w:left="3240" w:firstLine="360"/>
        <w:contextualSpacing/>
        <w:rPr>
          <w:rFonts w:eastAsiaTheme="minorEastAsia" w:cstheme="minorHAnsi"/>
        </w:rPr>
      </w:pPr>
      <m:oMath>
        <m:r>
          <w:rPr>
            <w:rFonts w:ascii="Cambria Math" w:hAnsi="Cambria Math" w:cstheme="minorHAnsi"/>
          </w:rPr>
          <m:t>y=R∙</m:t>
        </m:r>
        <m:sSup>
          <m:sSupPr>
            <m:ctrlPr>
              <w:rPr>
                <w:rFonts w:ascii="Cambria Math" w:hAnsi="Cambria Math" w:cstheme="minorHAnsi"/>
                <w:i/>
              </w:rPr>
            </m:ctrlPr>
          </m:sSupPr>
          <m:e>
            <m:r>
              <w:rPr>
                <w:rFonts w:ascii="Cambria Math" w:hAnsi="Cambria Math" w:cstheme="minorHAnsi"/>
              </w:rPr>
              <m:t>W</m:t>
            </m:r>
          </m:e>
          <m:sup>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sup>
        </m:sSup>
        <m:r>
          <w:rPr>
            <w:rFonts w:ascii="Cambria Math" w:hAnsi="Cambria Math" w:cstheme="minorHAnsi"/>
          </w:rPr>
          <m:t>∙v</m:t>
        </m:r>
      </m:oMath>
      <w:r w:rsidR="002731F0">
        <w:rPr>
          <w:rFonts w:eastAsiaTheme="minorEastAsia" w:cstheme="minorHAnsi"/>
        </w:rPr>
        <w:tab/>
      </w:r>
      <w:r w:rsidR="002731F0">
        <w:rPr>
          <w:rFonts w:eastAsiaTheme="minorEastAsia" w:cstheme="minorHAnsi"/>
        </w:rPr>
        <w:tab/>
      </w:r>
      <w:r w:rsidR="002731F0">
        <w:rPr>
          <w:rFonts w:eastAsiaTheme="minorEastAsia" w:cstheme="minorHAnsi"/>
        </w:rPr>
        <w:tab/>
      </w:r>
      <w:r w:rsidR="002731F0">
        <w:rPr>
          <w:rFonts w:eastAsiaTheme="minorEastAsia" w:cstheme="minorHAnsi"/>
        </w:rPr>
        <w:tab/>
      </w:r>
      <w:r w:rsidR="002731F0">
        <w:rPr>
          <w:rFonts w:eastAsiaTheme="minorEastAsia" w:cstheme="minorHAnsi"/>
        </w:rPr>
        <w:tab/>
      </w:r>
      <w:r w:rsidR="002731F0">
        <w:rPr>
          <w:rFonts w:eastAsiaTheme="minorEastAsia" w:cstheme="minorHAnsi"/>
        </w:rPr>
        <w:tab/>
        <w:t>(1)</w:t>
      </w:r>
    </w:p>
    <w:p w:rsidR="002731F0" w:rsidRPr="002731F0" w:rsidRDefault="002731F0" w:rsidP="00377129">
      <w:pPr>
        <w:spacing w:after="0"/>
        <w:jc w:val="center"/>
        <w:rPr>
          <w:rFonts w:cstheme="minorHAnsi"/>
          <w:i/>
          <w:sz w:val="24"/>
          <w:szCs w:val="24"/>
          <w:u w:val="single"/>
        </w:rPr>
      </w:pPr>
      <w:r w:rsidRPr="002731F0">
        <w:rPr>
          <w:rFonts w:cstheme="minorHAnsi"/>
          <w:i/>
          <w:sz w:val="24"/>
          <w:szCs w:val="24"/>
          <w:u w:val="single"/>
        </w:rPr>
        <w:t>Theoretical justification:</w:t>
      </w:r>
    </w:p>
    <w:p w:rsidR="002731F0" w:rsidRPr="00D26CCB" w:rsidRDefault="002731F0" w:rsidP="002731F0">
      <w:pPr>
        <w:rPr>
          <w:rFonts w:cstheme="minorHAnsi"/>
          <w:sz w:val="24"/>
          <w:szCs w:val="24"/>
        </w:rPr>
      </w:pPr>
      <w:r w:rsidRPr="00D26CCB">
        <w:rPr>
          <w:rFonts w:cstheme="minorHAnsi"/>
          <w:sz w:val="24"/>
          <w:szCs w:val="24"/>
        </w:rPr>
        <w:t xml:space="preserve">Variance-covariance </w:t>
      </w:r>
      <w:r>
        <w:rPr>
          <w:rFonts w:cstheme="minorHAnsi"/>
          <w:sz w:val="24"/>
          <w:szCs w:val="24"/>
        </w:rPr>
        <w:t xml:space="preserve">matrix (VCV) </w:t>
      </w:r>
      <w:r w:rsidRPr="00D26CCB">
        <w:rPr>
          <w:rFonts w:cstheme="minorHAnsi"/>
          <w:sz w:val="24"/>
          <w:szCs w:val="24"/>
        </w:rPr>
        <w:t>of simulated returns is:</w:t>
      </w:r>
    </w:p>
    <w:p w:rsidR="002731F0" w:rsidRDefault="002731F0" w:rsidP="002731F0">
      <w:pPr>
        <w:ind w:left="360"/>
        <w:contextualSpacing/>
        <w:rPr>
          <w:rFonts w:eastAsiaTheme="minorEastAsia" w:cstheme="minorHAnsi"/>
          <w:sz w:val="24"/>
          <w:szCs w:val="24"/>
        </w:rPr>
      </w:pPr>
      <m:oMath>
        <m:r>
          <w:rPr>
            <w:rFonts w:ascii="Cambria Math" w:hAnsi="Cambria Math" w:cstheme="minorHAnsi"/>
            <w:sz w:val="24"/>
            <w:szCs w:val="24"/>
          </w:rPr>
          <m:t>VCV= E</m:t>
        </m:r>
        <m:d>
          <m:dPr>
            <m:ctrlPr>
              <w:rPr>
                <w:rFonts w:ascii="Cambria Math" w:hAnsi="Cambria Math" w:cstheme="minorHAnsi"/>
                <w:i/>
                <w:sz w:val="24"/>
                <w:szCs w:val="24"/>
              </w:rPr>
            </m:ctrlPr>
          </m:dPr>
          <m:e>
            <m:r>
              <w:rPr>
                <w:rFonts w:ascii="Cambria Math" w:hAnsi="Cambria Math" w:cstheme="minorHAnsi"/>
                <w:sz w:val="24"/>
                <w:szCs w:val="24"/>
              </w:rPr>
              <m:t>y∙</m:t>
            </m:r>
            <m:sSup>
              <m:sSupPr>
                <m:ctrlPr>
                  <w:rPr>
                    <w:rFonts w:ascii="Cambria Math" w:hAnsi="Cambria Math" w:cstheme="minorHAnsi"/>
                    <w:i/>
                    <w:sz w:val="24"/>
                    <w:szCs w:val="24"/>
                  </w:rPr>
                </m:ctrlPr>
              </m:sSupPr>
              <m:e>
                <m:r>
                  <w:rPr>
                    <w:rFonts w:ascii="Cambria Math" w:hAnsi="Cambria Math" w:cstheme="minorHAnsi"/>
                    <w:sz w:val="24"/>
                    <w:szCs w:val="24"/>
                  </w:rPr>
                  <m:t>y</m:t>
                </m:r>
              </m:e>
              <m:sup>
                <m:r>
                  <w:rPr>
                    <w:rFonts w:ascii="Cambria Math" w:hAnsi="Cambria Math" w:cstheme="minorHAnsi"/>
                    <w:sz w:val="24"/>
                    <w:szCs w:val="24"/>
                  </w:rPr>
                  <m:t>T</m:t>
                </m:r>
              </m:sup>
            </m:sSup>
          </m:e>
        </m:d>
        <m:r>
          <w:rPr>
            <w:rFonts w:ascii="Cambria Math" w:hAnsi="Cambria Math" w:cstheme="minorHAnsi"/>
            <w:sz w:val="24"/>
            <w:szCs w:val="24"/>
          </w:rPr>
          <m:t>=E</m:t>
        </m:r>
        <m:d>
          <m:dPr>
            <m:ctrlPr>
              <w:rPr>
                <w:rFonts w:ascii="Cambria Math" w:hAnsi="Cambria Math" w:cstheme="minorHAnsi"/>
                <w:i/>
                <w:sz w:val="24"/>
                <w:szCs w:val="24"/>
              </w:rPr>
            </m:ctrlPr>
          </m:dPr>
          <m:e>
            <m:r>
              <w:rPr>
                <w:rFonts w:ascii="Cambria Math" w:hAnsi="Cambria Math" w:cstheme="minorHAnsi"/>
                <w:sz w:val="24"/>
                <w:szCs w:val="24"/>
              </w:rPr>
              <m:t>R∙</m:t>
            </m:r>
            <m:sSup>
              <m:sSupPr>
                <m:ctrlPr>
                  <w:rPr>
                    <w:rFonts w:ascii="Cambria Math" w:hAnsi="Cambria Math" w:cstheme="minorHAnsi"/>
                    <w:i/>
                    <w:sz w:val="24"/>
                    <w:szCs w:val="24"/>
                  </w:rPr>
                </m:ctrlPr>
              </m:sSupPr>
              <m:e>
                <m:r>
                  <w:rPr>
                    <w:rFonts w:ascii="Cambria Math" w:hAnsi="Cambria Math" w:cstheme="minorHAnsi"/>
                    <w:sz w:val="24"/>
                    <w:szCs w:val="24"/>
                  </w:rPr>
                  <m:t>W</m:t>
                </m:r>
              </m:e>
              <m:sup>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sup>
            </m:sSup>
            <m:r>
              <w:rPr>
                <w:rFonts w:ascii="Cambria Math" w:hAnsi="Cambria Math" w:cstheme="minorHAnsi"/>
                <w:sz w:val="24"/>
                <w:szCs w:val="24"/>
              </w:rPr>
              <m:t>∙v∙</m:t>
            </m:r>
            <m:sSup>
              <m:sSupPr>
                <m:ctrlPr>
                  <w:rPr>
                    <w:rFonts w:ascii="Cambria Math" w:hAnsi="Cambria Math" w:cstheme="minorHAnsi"/>
                    <w:i/>
                    <w:sz w:val="24"/>
                    <w:szCs w:val="24"/>
                  </w:rPr>
                </m:ctrlPr>
              </m:sSupPr>
              <m:e>
                <m:r>
                  <w:rPr>
                    <w:rFonts w:ascii="Cambria Math" w:hAnsi="Cambria Math" w:cstheme="minorHAnsi"/>
                    <w:sz w:val="24"/>
                    <w:szCs w:val="24"/>
                  </w:rPr>
                  <m:t>v</m:t>
                </m:r>
              </m:e>
              <m:sup>
                <m:r>
                  <w:rPr>
                    <w:rFonts w:ascii="Cambria Math" w:hAnsi="Cambria Math" w:cstheme="minorHAnsi"/>
                    <w:sz w:val="24"/>
                    <w:szCs w:val="24"/>
                  </w:rPr>
                  <m:t>T</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W</m:t>
                </m:r>
              </m:e>
              <m:sup>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R</m:t>
                </m:r>
              </m:e>
              <m:sup>
                <m:r>
                  <w:rPr>
                    <w:rFonts w:ascii="Cambria Math" w:hAnsi="Cambria Math" w:cstheme="minorHAnsi"/>
                    <w:sz w:val="24"/>
                    <w:szCs w:val="24"/>
                  </w:rPr>
                  <m:t>T</m:t>
                </m:r>
              </m:sup>
            </m:sSup>
          </m:e>
        </m:d>
        <m:r>
          <w:rPr>
            <w:rFonts w:ascii="Cambria Math" w:hAnsi="Cambria Math" w:cstheme="minorHAnsi"/>
            <w:sz w:val="24"/>
            <w:szCs w:val="24"/>
          </w:rPr>
          <m:t>=R∙W∙</m:t>
        </m:r>
        <m:sSup>
          <m:sSupPr>
            <m:ctrlPr>
              <w:rPr>
                <w:rFonts w:ascii="Cambria Math" w:hAnsi="Cambria Math" w:cstheme="minorHAnsi"/>
                <w:i/>
                <w:sz w:val="24"/>
                <w:szCs w:val="24"/>
              </w:rPr>
            </m:ctrlPr>
          </m:sSupPr>
          <m:e>
            <m:r>
              <w:rPr>
                <w:rFonts w:ascii="Cambria Math" w:hAnsi="Cambria Math" w:cstheme="minorHAnsi"/>
                <w:sz w:val="24"/>
                <w:szCs w:val="24"/>
              </w:rPr>
              <m:t>R</m:t>
            </m:r>
          </m:e>
          <m:sup>
            <m:r>
              <w:rPr>
                <w:rFonts w:ascii="Cambria Math" w:hAnsi="Cambria Math" w:cstheme="minorHAnsi"/>
                <w:sz w:val="24"/>
                <w:szCs w:val="24"/>
              </w:rPr>
              <m:t>T</m:t>
            </m:r>
          </m:sup>
        </m:sSup>
      </m:oMath>
      <w:r w:rsidRPr="002731F0">
        <w:rPr>
          <w:rFonts w:eastAsiaTheme="minorEastAsia" w:cstheme="minorHAnsi"/>
          <w:sz w:val="24"/>
          <w:szCs w:val="24"/>
        </w:rPr>
        <w:tab/>
      </w:r>
      <w:r w:rsidRPr="002731F0">
        <w:rPr>
          <w:rFonts w:eastAsiaTheme="minorEastAsia" w:cstheme="minorHAnsi"/>
          <w:sz w:val="24"/>
          <w:szCs w:val="24"/>
        </w:rPr>
        <w:tab/>
      </w:r>
      <w:r w:rsidRPr="002731F0">
        <w:rPr>
          <w:rFonts w:eastAsiaTheme="minorEastAsia" w:cstheme="minorHAnsi"/>
          <w:sz w:val="24"/>
          <w:szCs w:val="24"/>
        </w:rPr>
        <w:tab/>
        <w:t>(2)</w:t>
      </w:r>
    </w:p>
    <w:p w:rsidR="002C6967" w:rsidRDefault="002C6967" w:rsidP="002C6967">
      <w:pPr>
        <w:pStyle w:val="ListParagraph"/>
        <w:numPr>
          <w:ilvl w:val="0"/>
          <w:numId w:val="0"/>
        </w:numPr>
        <w:ind w:left="360"/>
        <w:contextualSpacing/>
        <w:rPr>
          <w:rFonts w:eastAsiaTheme="minorEastAsia" w:cstheme="minorHAnsi"/>
          <w:b w:val="0"/>
        </w:rPr>
      </w:pPr>
      <w:r>
        <w:rPr>
          <w:rFonts w:eastAsiaTheme="minorEastAsia" w:cstheme="minorHAnsi"/>
          <w:b w:val="0"/>
        </w:rPr>
        <w:t xml:space="preserve">Note that the simulations are generated for all equities that are part of Set 1. The change to the </w:t>
      </w:r>
      <w:proofErr w:type="spellStart"/>
      <w:r>
        <w:rPr>
          <w:rFonts w:eastAsiaTheme="minorEastAsia" w:cstheme="minorHAnsi"/>
          <w:b w:val="0"/>
        </w:rPr>
        <w:t>dlm</w:t>
      </w:r>
      <w:proofErr w:type="spellEnd"/>
      <w:r>
        <w:rPr>
          <w:rFonts w:eastAsiaTheme="minorEastAsia" w:cstheme="minorHAnsi"/>
          <w:b w:val="0"/>
        </w:rPr>
        <w:t xml:space="preserve"> in </w:t>
      </w:r>
      <w:proofErr w:type="spellStart"/>
      <w:r>
        <w:rPr>
          <w:rFonts w:eastAsiaTheme="minorEastAsia" w:cstheme="minorHAnsi"/>
          <w:b w:val="0"/>
        </w:rPr>
        <w:t>RiskWatch</w:t>
      </w:r>
      <w:proofErr w:type="spellEnd"/>
      <w:r>
        <w:rPr>
          <w:rFonts w:eastAsiaTheme="minorEastAsia" w:cstheme="minorHAnsi"/>
          <w:b w:val="0"/>
        </w:rPr>
        <w:t xml:space="preserve"> was implemented by Tielong Xie to handle the equities using their simulations when they are available instead of using the factor coefficients for the principal components.</w:t>
      </w:r>
    </w:p>
    <w:p w:rsidR="00B7486C" w:rsidRDefault="00B7486C" w:rsidP="00B7486C">
      <w:pPr>
        <w:pStyle w:val="ListParagraph"/>
        <w:numPr>
          <w:ilvl w:val="0"/>
          <w:numId w:val="34"/>
        </w:numPr>
        <w:ind w:left="360"/>
        <w:contextualSpacing/>
        <w:rPr>
          <w:rFonts w:eastAsiaTheme="minorEastAsia" w:cstheme="minorHAnsi"/>
          <w:b w:val="0"/>
        </w:rPr>
      </w:pPr>
      <w:r>
        <w:rPr>
          <w:rFonts w:eastAsiaTheme="minorEastAsia" w:cstheme="minorHAnsi"/>
          <w:b w:val="0"/>
        </w:rPr>
        <w:t xml:space="preserve">Group the RF from Set 1 into sub-groups according to the risk factor type (Equity Spot, Equity </w:t>
      </w:r>
      <w:proofErr w:type="spellStart"/>
      <w:r>
        <w:rPr>
          <w:rFonts w:eastAsiaTheme="minorEastAsia" w:cstheme="minorHAnsi"/>
          <w:b w:val="0"/>
        </w:rPr>
        <w:t>Vol</w:t>
      </w:r>
      <w:proofErr w:type="spellEnd"/>
      <w:r>
        <w:rPr>
          <w:rFonts w:eastAsiaTheme="minorEastAsia" w:cstheme="minorHAnsi"/>
          <w:b w:val="0"/>
        </w:rPr>
        <w:t xml:space="preserve">, FX Spot, FX Forward, IR Curve, IR </w:t>
      </w:r>
      <w:proofErr w:type="spellStart"/>
      <w:r w:rsidR="0083189E">
        <w:rPr>
          <w:rFonts w:eastAsiaTheme="minorEastAsia" w:cstheme="minorHAnsi"/>
          <w:b w:val="0"/>
        </w:rPr>
        <w:t>V</w:t>
      </w:r>
      <w:r>
        <w:rPr>
          <w:rFonts w:eastAsiaTheme="minorEastAsia" w:cstheme="minorHAnsi"/>
          <w:b w:val="0"/>
        </w:rPr>
        <w:t>ol</w:t>
      </w:r>
      <w:proofErr w:type="spellEnd"/>
      <w:r>
        <w:rPr>
          <w:rFonts w:eastAsiaTheme="minorEastAsia" w:cstheme="minorHAnsi"/>
          <w:b w:val="0"/>
        </w:rPr>
        <w:t xml:space="preserve">, FX pairs </w:t>
      </w:r>
      <w:proofErr w:type="spellStart"/>
      <w:r w:rsidR="0083189E">
        <w:rPr>
          <w:rFonts w:eastAsiaTheme="minorEastAsia" w:cstheme="minorHAnsi"/>
          <w:b w:val="0"/>
        </w:rPr>
        <w:t>v</w:t>
      </w:r>
      <w:r>
        <w:rPr>
          <w:rFonts w:eastAsiaTheme="minorEastAsia" w:cstheme="minorHAnsi"/>
          <w:b w:val="0"/>
        </w:rPr>
        <w:t>ol</w:t>
      </w:r>
      <w:proofErr w:type="spellEnd"/>
      <w:r>
        <w:rPr>
          <w:rFonts w:eastAsiaTheme="minorEastAsia" w:cstheme="minorHAnsi"/>
          <w:b w:val="0"/>
        </w:rPr>
        <w:t xml:space="preserve"> and perform PCA for each sub-group.</w:t>
      </w:r>
      <w:r w:rsidR="00377129">
        <w:rPr>
          <w:rFonts w:eastAsiaTheme="minorEastAsia" w:cstheme="minorHAnsi"/>
          <w:b w:val="0"/>
        </w:rPr>
        <w:t xml:space="preserve"> The number of PC is specified in the input file and is currently set to 18 to be consistent with current production. The detailed description of the PC and its use in simulations is in Appendix C.</w:t>
      </w:r>
    </w:p>
    <w:p w:rsidR="00B7486C" w:rsidRDefault="00B7486C" w:rsidP="00B7486C">
      <w:pPr>
        <w:pStyle w:val="ListParagraph"/>
        <w:numPr>
          <w:ilvl w:val="0"/>
          <w:numId w:val="34"/>
        </w:numPr>
        <w:ind w:left="360"/>
        <w:contextualSpacing/>
        <w:rPr>
          <w:rFonts w:eastAsiaTheme="minorEastAsia" w:cstheme="minorHAnsi"/>
          <w:b w:val="0"/>
        </w:rPr>
      </w:pPr>
      <w:r>
        <w:rPr>
          <w:rFonts w:eastAsiaTheme="minorEastAsia" w:cstheme="minorHAnsi"/>
          <w:b w:val="0"/>
        </w:rPr>
        <w:t>Use the PCA analysis to handle the RF with missing data to perform regression.</w:t>
      </w:r>
    </w:p>
    <w:p w:rsidR="00B7486C" w:rsidRDefault="00B7486C" w:rsidP="00B7486C">
      <w:pPr>
        <w:pStyle w:val="ListParagraph"/>
        <w:numPr>
          <w:ilvl w:val="0"/>
          <w:numId w:val="34"/>
        </w:numPr>
        <w:ind w:left="360"/>
        <w:contextualSpacing/>
        <w:rPr>
          <w:rFonts w:eastAsiaTheme="minorEastAsia" w:cstheme="minorHAnsi"/>
          <w:b w:val="0"/>
        </w:rPr>
      </w:pPr>
      <w:r>
        <w:rPr>
          <w:rFonts w:eastAsiaTheme="minorEastAsia" w:cstheme="minorHAnsi"/>
          <w:b w:val="0"/>
        </w:rPr>
        <w:lastRenderedPageBreak/>
        <w:t>Generate simulations for the RF from Set 1 and then for the rest using the regression coefficients. Transform simulations to empirical distribution for the RF</w:t>
      </w:r>
      <w:r w:rsidR="00EB4C42">
        <w:rPr>
          <w:rFonts w:eastAsiaTheme="minorEastAsia" w:cstheme="minorHAnsi"/>
          <w:b w:val="0"/>
        </w:rPr>
        <w:t xml:space="preserve"> assigned to be simulated according to empirical distribution.</w:t>
      </w:r>
    </w:p>
    <w:p w:rsidR="00377129" w:rsidRDefault="0083189E" w:rsidP="00B7486C">
      <w:pPr>
        <w:pStyle w:val="ListParagraph"/>
        <w:numPr>
          <w:ilvl w:val="0"/>
          <w:numId w:val="34"/>
        </w:numPr>
        <w:ind w:left="360"/>
        <w:contextualSpacing/>
        <w:rPr>
          <w:rFonts w:eastAsiaTheme="minorEastAsia" w:cstheme="minorHAnsi"/>
          <w:b w:val="0"/>
        </w:rPr>
      </w:pPr>
      <w:r>
        <w:rPr>
          <w:rFonts w:eastAsiaTheme="minorEastAsia" w:cstheme="minorHAnsi"/>
          <w:b w:val="0"/>
        </w:rPr>
        <w:t>In order to handle the equities for the Pershing positions that are not yet known at the time of the scenario generation run, output the equity PC historical data. This part is similar to the current production run of the “</w:t>
      </w:r>
      <w:proofErr w:type="spellStart"/>
      <w:r>
        <w:rPr>
          <w:rFonts w:eastAsiaTheme="minorEastAsia" w:cstheme="minorHAnsi"/>
          <w:b w:val="0"/>
        </w:rPr>
        <w:t>gbFactor</w:t>
      </w:r>
      <w:proofErr w:type="spellEnd"/>
      <w:r>
        <w:rPr>
          <w:rFonts w:eastAsiaTheme="minorEastAsia" w:cstheme="minorHAnsi"/>
          <w:b w:val="0"/>
        </w:rPr>
        <w:t xml:space="preserve">” module. </w:t>
      </w:r>
    </w:p>
    <w:p w:rsidR="00B7486C" w:rsidRDefault="00B7486C" w:rsidP="00B7486C">
      <w:pPr>
        <w:pStyle w:val="ListParagraph"/>
        <w:numPr>
          <w:ilvl w:val="0"/>
          <w:numId w:val="34"/>
        </w:numPr>
        <w:ind w:left="360"/>
        <w:contextualSpacing/>
        <w:rPr>
          <w:rFonts w:eastAsiaTheme="minorEastAsia" w:cstheme="minorHAnsi"/>
          <w:b w:val="0"/>
        </w:rPr>
      </w:pPr>
      <w:r>
        <w:rPr>
          <w:rFonts w:eastAsiaTheme="minorEastAsia" w:cstheme="minorHAnsi"/>
          <w:b w:val="0"/>
        </w:rPr>
        <w:t>Generate</w:t>
      </w:r>
      <w:r w:rsidR="00EB4C42">
        <w:rPr>
          <w:rFonts w:eastAsiaTheme="minorEastAsia" w:cstheme="minorHAnsi"/>
          <w:b w:val="0"/>
        </w:rPr>
        <w:t xml:space="preserve"> simulations for the factors lacking historical data and identified as “idiosyncratic”.</w:t>
      </w:r>
    </w:p>
    <w:p w:rsidR="00EB4C42" w:rsidRPr="00B7486C" w:rsidRDefault="00EB4C42" w:rsidP="00B7486C">
      <w:pPr>
        <w:pStyle w:val="ListParagraph"/>
        <w:numPr>
          <w:ilvl w:val="0"/>
          <w:numId w:val="34"/>
        </w:numPr>
        <w:ind w:left="360"/>
        <w:contextualSpacing/>
        <w:rPr>
          <w:rFonts w:eastAsiaTheme="minorEastAsia" w:cstheme="minorHAnsi"/>
          <w:b w:val="0"/>
        </w:rPr>
      </w:pPr>
      <w:r>
        <w:rPr>
          <w:rFonts w:eastAsiaTheme="minorEastAsia" w:cstheme="minorHAnsi"/>
          <w:b w:val="0"/>
        </w:rPr>
        <w:t>Generate a scenario file.</w:t>
      </w:r>
    </w:p>
    <w:p w:rsidR="002731F0" w:rsidRDefault="002731F0" w:rsidP="002731F0">
      <w:pPr>
        <w:contextualSpacing/>
        <w:rPr>
          <w:rFonts w:eastAsiaTheme="minorEastAsia" w:cstheme="minorHAnsi"/>
        </w:rPr>
      </w:pPr>
    </w:p>
    <w:p w:rsidR="00C941A1" w:rsidRDefault="002731F0" w:rsidP="002731F0">
      <w:pPr>
        <w:contextualSpacing/>
        <w:rPr>
          <w:rFonts w:eastAsiaTheme="minorEastAsia" w:cstheme="minorHAnsi"/>
        </w:rPr>
      </w:pPr>
      <w:r>
        <w:rPr>
          <w:rFonts w:eastAsiaTheme="minorEastAsia" w:cstheme="minorHAnsi"/>
        </w:rPr>
        <w:t xml:space="preserve">Currently the list of BNYM risk factors includes about N = 4500-5000 factors, see the summary in the Appendix B. Note that the rank of the VCV does not exceed the number of columns </w:t>
      </w:r>
      <w:r w:rsidR="009806E8">
        <w:rPr>
          <w:rFonts w:eastAsiaTheme="minorEastAsia" w:cstheme="minorHAnsi"/>
        </w:rPr>
        <w:t xml:space="preserve">if the matrix R </w:t>
      </w:r>
      <w:r w:rsidR="00DF61A3">
        <w:rPr>
          <w:rFonts w:eastAsiaTheme="minorEastAsia" w:cstheme="minorHAnsi"/>
        </w:rPr>
        <w:t>in (1) which equals to the number of historical returns</w:t>
      </w:r>
      <w:r w:rsidR="0016760C">
        <w:rPr>
          <w:rFonts w:eastAsiaTheme="minorEastAsia" w:cstheme="minorHAnsi"/>
        </w:rPr>
        <w:t xml:space="preserve"> K</w:t>
      </w:r>
      <w:r w:rsidR="00DF61A3">
        <w:rPr>
          <w:rFonts w:eastAsiaTheme="minorEastAsia" w:cstheme="minorHAnsi"/>
        </w:rPr>
        <w:t xml:space="preserve">. This number K is less than 500 for VaR and 250 Stressed </w:t>
      </w:r>
      <w:proofErr w:type="spellStart"/>
      <w:r w:rsidR="00DF61A3">
        <w:rPr>
          <w:rFonts w:eastAsiaTheme="minorEastAsia" w:cstheme="minorHAnsi"/>
        </w:rPr>
        <w:t>VaR.</w:t>
      </w:r>
      <w:proofErr w:type="spellEnd"/>
      <w:r w:rsidR="00DF61A3">
        <w:rPr>
          <w:rFonts w:eastAsiaTheme="minorEastAsia" w:cstheme="minorHAnsi"/>
        </w:rPr>
        <w:t xml:space="preserve"> As can be seen from (1) we need just K independent random variables to simulate any number N of risk factors to reproduce the historical VCV based on these K returns. </w:t>
      </w:r>
      <w:r w:rsidR="00C941A1">
        <w:rPr>
          <w:rFonts w:eastAsiaTheme="minorEastAsia" w:cstheme="minorHAnsi"/>
        </w:rPr>
        <w:t>Note</w:t>
      </w:r>
      <w:r w:rsidR="00082ECA">
        <w:rPr>
          <w:rFonts w:eastAsiaTheme="minorEastAsia" w:cstheme="minorHAnsi"/>
        </w:rPr>
        <w:t xml:space="preserve"> that</w:t>
      </w:r>
      <w:r w:rsidR="00C941A1">
        <w:rPr>
          <w:rFonts w:eastAsiaTheme="minorEastAsia" w:cstheme="minorHAnsi"/>
        </w:rPr>
        <w:t xml:space="preserve"> </w:t>
      </w:r>
      <w:r w:rsidR="00082ECA">
        <w:rPr>
          <w:rFonts w:eastAsiaTheme="minorEastAsia" w:cstheme="minorHAnsi"/>
        </w:rPr>
        <w:t>i</w:t>
      </w:r>
      <w:r w:rsidR="00C941A1">
        <w:rPr>
          <w:rFonts w:eastAsiaTheme="minorEastAsia" w:cstheme="minorHAnsi"/>
        </w:rPr>
        <w:t xml:space="preserve">ncreasing the number of risk factors while keeping unchanged </w:t>
      </w:r>
      <w:r w:rsidR="00082ECA">
        <w:rPr>
          <w:rFonts w:eastAsiaTheme="minorEastAsia" w:cstheme="minorHAnsi"/>
        </w:rPr>
        <w:t xml:space="preserve">the number of MC simulations and </w:t>
      </w:r>
      <w:r w:rsidR="00C941A1">
        <w:rPr>
          <w:rFonts w:eastAsiaTheme="minorEastAsia" w:cstheme="minorHAnsi"/>
        </w:rPr>
        <w:t xml:space="preserve">the length of the historical data period upon which the calibration is based, does not affect the variance of the VaR estimate with the order statistics. This can be seen </w:t>
      </w:r>
      <w:r w:rsidR="00082ECA">
        <w:rPr>
          <w:rFonts w:eastAsiaTheme="minorEastAsia" w:cstheme="minorHAnsi"/>
        </w:rPr>
        <w:t>from equation (1) above that shows that all simulations are generated with the number of independent normal variables equal to the number of historical returns used for calibration.</w:t>
      </w:r>
    </w:p>
    <w:p w:rsidR="00C941A1" w:rsidRDefault="00C941A1" w:rsidP="002731F0">
      <w:pPr>
        <w:contextualSpacing/>
        <w:rPr>
          <w:rFonts w:eastAsiaTheme="minorEastAsia" w:cstheme="minorHAnsi"/>
        </w:rPr>
      </w:pPr>
    </w:p>
    <w:p w:rsidR="006B1AC1" w:rsidRDefault="00DF61A3" w:rsidP="002731F0">
      <w:pPr>
        <w:contextualSpacing/>
        <w:rPr>
          <w:rFonts w:eastAsiaTheme="minorEastAsia" w:cstheme="minorHAnsi"/>
        </w:rPr>
      </w:pPr>
      <w:r>
        <w:rPr>
          <w:rFonts w:eastAsiaTheme="minorEastAsia" w:cstheme="minorHAnsi"/>
        </w:rPr>
        <w:t>With th</w:t>
      </w:r>
      <w:r w:rsidR="009806E8">
        <w:rPr>
          <w:rFonts w:eastAsiaTheme="minorEastAsia" w:cstheme="minorHAnsi"/>
        </w:rPr>
        <w:t>e proposed</w:t>
      </w:r>
      <w:r>
        <w:rPr>
          <w:rFonts w:eastAsiaTheme="minorEastAsia" w:cstheme="minorHAnsi"/>
        </w:rPr>
        <w:t xml:space="preserve"> approach we eliminated a few unnecessary extra </w:t>
      </w:r>
      <w:r w:rsidR="005454F4">
        <w:rPr>
          <w:rFonts w:eastAsiaTheme="minorEastAsia" w:cstheme="minorHAnsi"/>
        </w:rPr>
        <w:t>steps performed by the legacy model for scenario generations, namely:</w:t>
      </w:r>
    </w:p>
    <w:p w:rsidR="006B1AC1" w:rsidRDefault="005454F4" w:rsidP="002731F0">
      <w:pPr>
        <w:contextualSpacing/>
        <w:rPr>
          <w:rFonts w:eastAsiaTheme="minorEastAsia" w:cstheme="minorHAnsi"/>
        </w:rPr>
      </w:pPr>
      <w:r>
        <w:rPr>
          <w:rFonts w:eastAsiaTheme="minorEastAsia" w:cstheme="minorHAnsi"/>
        </w:rPr>
        <w:t xml:space="preserve"> </w:t>
      </w:r>
      <w:r w:rsidR="006B1AC1">
        <w:rPr>
          <w:rFonts w:eastAsiaTheme="minorEastAsia" w:cstheme="minorHAnsi"/>
        </w:rPr>
        <w:t xml:space="preserve">- </w:t>
      </w:r>
      <w:r>
        <w:rPr>
          <w:rFonts w:eastAsiaTheme="minorEastAsia" w:cstheme="minorHAnsi"/>
        </w:rPr>
        <w:t>VCV</w:t>
      </w:r>
      <w:r w:rsidR="00246CF2">
        <w:rPr>
          <w:rFonts w:eastAsiaTheme="minorEastAsia" w:cstheme="minorHAnsi"/>
        </w:rPr>
        <w:t xml:space="preserve"> calculation</w:t>
      </w:r>
      <w:r w:rsidR="006B1AC1">
        <w:rPr>
          <w:rFonts w:eastAsiaTheme="minorEastAsia" w:cstheme="minorHAnsi"/>
        </w:rPr>
        <w:t>;</w:t>
      </w:r>
    </w:p>
    <w:p w:rsidR="006B1AC1" w:rsidRDefault="006B1AC1" w:rsidP="002731F0">
      <w:pPr>
        <w:contextualSpacing/>
        <w:rPr>
          <w:rFonts w:eastAsiaTheme="minorEastAsia" w:cstheme="minorHAnsi"/>
        </w:rPr>
      </w:pPr>
      <w:r>
        <w:rPr>
          <w:rFonts w:eastAsiaTheme="minorEastAsia" w:cstheme="minorHAnsi"/>
        </w:rPr>
        <w:t xml:space="preserve">- </w:t>
      </w:r>
      <w:r w:rsidR="005454F4">
        <w:rPr>
          <w:rFonts w:eastAsiaTheme="minorEastAsia" w:cstheme="minorHAnsi"/>
        </w:rPr>
        <w:t xml:space="preserve"> PCA decomposition for equities</w:t>
      </w:r>
      <w:r w:rsidR="009F7603">
        <w:rPr>
          <w:rFonts w:eastAsiaTheme="minorEastAsia" w:cstheme="minorHAnsi"/>
        </w:rPr>
        <w:t xml:space="preserve"> for the equities in the “morning” batch</w:t>
      </w:r>
      <w:r>
        <w:rPr>
          <w:rFonts w:eastAsiaTheme="minorEastAsia" w:cstheme="minorHAnsi"/>
        </w:rPr>
        <w:t>;</w:t>
      </w:r>
    </w:p>
    <w:p w:rsidR="006B1AC1" w:rsidRDefault="006B1AC1" w:rsidP="002731F0">
      <w:pPr>
        <w:contextualSpacing/>
        <w:rPr>
          <w:rFonts w:eastAsiaTheme="minorEastAsia" w:cstheme="minorHAnsi"/>
        </w:rPr>
      </w:pPr>
      <w:r>
        <w:rPr>
          <w:rFonts w:eastAsiaTheme="minorEastAsia" w:cstheme="minorHAnsi"/>
        </w:rPr>
        <w:t xml:space="preserve">- </w:t>
      </w:r>
      <w:proofErr w:type="spellStart"/>
      <w:r w:rsidR="005454F4">
        <w:rPr>
          <w:rFonts w:eastAsiaTheme="minorEastAsia" w:cstheme="minorHAnsi"/>
        </w:rPr>
        <w:t>Cholesky</w:t>
      </w:r>
      <w:proofErr w:type="spellEnd"/>
      <w:r w:rsidR="005454F4">
        <w:rPr>
          <w:rFonts w:eastAsiaTheme="minorEastAsia" w:cstheme="minorHAnsi"/>
        </w:rPr>
        <w:t xml:space="preserve"> decomposition for all risk factors. </w:t>
      </w:r>
    </w:p>
    <w:p w:rsidR="00B36C27" w:rsidRDefault="005454F4" w:rsidP="0069607A">
      <w:pPr>
        <w:contextualSpacing/>
        <w:rPr>
          <w:rFonts w:eastAsiaTheme="minorEastAsia" w:cstheme="minorHAnsi"/>
        </w:rPr>
      </w:pPr>
      <w:r>
        <w:rPr>
          <w:rFonts w:eastAsiaTheme="minorEastAsia" w:cstheme="minorHAnsi"/>
        </w:rPr>
        <w:t>We also reduce</w:t>
      </w:r>
      <w:r w:rsidR="002C765F">
        <w:rPr>
          <w:rFonts w:eastAsiaTheme="minorEastAsia" w:cstheme="minorHAnsi"/>
        </w:rPr>
        <w:t>d</w:t>
      </w:r>
      <w:r>
        <w:rPr>
          <w:rFonts w:eastAsiaTheme="minorEastAsia" w:cstheme="minorHAnsi"/>
        </w:rPr>
        <w:t xml:space="preserve"> the number of independent random variables to K (not exceeding 500</w:t>
      </w:r>
      <w:r w:rsidR="0016760C">
        <w:rPr>
          <w:rFonts w:eastAsiaTheme="minorEastAsia" w:cstheme="minorHAnsi"/>
        </w:rPr>
        <w:t xml:space="preserve"> now</w:t>
      </w:r>
      <w:r>
        <w:rPr>
          <w:rFonts w:eastAsiaTheme="minorEastAsia" w:cstheme="minorHAnsi"/>
        </w:rPr>
        <w:t>) versus abou</w:t>
      </w:r>
      <w:r w:rsidR="0016760C">
        <w:rPr>
          <w:rFonts w:eastAsiaTheme="minorEastAsia" w:cstheme="minorHAnsi"/>
        </w:rPr>
        <w:t>t</w:t>
      </w:r>
      <w:r>
        <w:rPr>
          <w:rFonts w:eastAsiaTheme="minorEastAsia" w:cstheme="minorHAnsi"/>
        </w:rPr>
        <w:t xml:space="preserve"> 200</w:t>
      </w:r>
      <w:r w:rsidR="0016760C">
        <w:rPr>
          <w:rFonts w:eastAsiaTheme="minorEastAsia" w:cstheme="minorHAnsi"/>
        </w:rPr>
        <w:t>0</w:t>
      </w:r>
      <w:r>
        <w:rPr>
          <w:rFonts w:eastAsiaTheme="minorEastAsia" w:cstheme="minorHAnsi"/>
        </w:rPr>
        <w:t xml:space="preserve"> in the </w:t>
      </w:r>
      <w:r w:rsidR="0016760C">
        <w:rPr>
          <w:rFonts w:eastAsiaTheme="minorEastAsia" w:cstheme="minorHAnsi"/>
        </w:rPr>
        <w:t xml:space="preserve">current </w:t>
      </w:r>
      <w:r>
        <w:rPr>
          <w:rFonts w:eastAsiaTheme="minorEastAsia" w:cstheme="minorHAnsi"/>
        </w:rPr>
        <w:t>production system.</w:t>
      </w:r>
      <w:r w:rsidR="00B36C27" w:rsidRPr="00B36C27">
        <w:rPr>
          <w:rFonts w:eastAsiaTheme="minorEastAsia" w:cstheme="minorHAnsi"/>
        </w:rPr>
        <w:tab/>
      </w:r>
    </w:p>
    <w:p w:rsidR="0077188B" w:rsidRDefault="0077188B" w:rsidP="0069607A">
      <w:pPr>
        <w:contextualSpacing/>
        <w:rPr>
          <w:rFonts w:eastAsiaTheme="minorEastAsia" w:cstheme="minorHAnsi"/>
        </w:rPr>
      </w:pPr>
    </w:p>
    <w:p w:rsidR="00C75654" w:rsidRPr="00C75654" w:rsidRDefault="00C75654" w:rsidP="0069607A">
      <w:pPr>
        <w:contextualSpacing/>
        <w:rPr>
          <w:rFonts w:eastAsiaTheme="minorEastAsia" w:cstheme="minorHAnsi"/>
          <w:i/>
          <w:u w:val="single"/>
        </w:rPr>
      </w:pPr>
      <w:r w:rsidRPr="00C75654">
        <w:rPr>
          <w:rFonts w:eastAsiaTheme="minorEastAsia" w:cstheme="minorHAnsi"/>
          <w:i/>
          <w:u w:val="single"/>
        </w:rPr>
        <w:t>Dealing with missing or stale data</w:t>
      </w:r>
    </w:p>
    <w:p w:rsidR="0077188B" w:rsidRDefault="0077188B" w:rsidP="0069607A">
      <w:pPr>
        <w:contextualSpacing/>
        <w:rPr>
          <w:rFonts w:eastAsiaTheme="minorEastAsia" w:cstheme="minorHAnsi"/>
        </w:rPr>
      </w:pPr>
      <w:r>
        <w:rPr>
          <w:rFonts w:eastAsiaTheme="minorEastAsia" w:cstheme="minorHAnsi"/>
        </w:rPr>
        <w:t xml:space="preserve">Theoretically the described model is straightforward. In practice however it becomes much less straightforward due to the fact that historical data </w:t>
      </w:r>
      <w:r w:rsidR="00A92F37">
        <w:rPr>
          <w:rFonts w:eastAsiaTheme="minorEastAsia" w:cstheme="minorHAnsi"/>
        </w:rPr>
        <w:t>for</w:t>
      </w:r>
      <w:r>
        <w:rPr>
          <w:rFonts w:eastAsiaTheme="minorEastAsia" w:cstheme="minorHAnsi"/>
        </w:rPr>
        <w:t xml:space="preserve"> some factors </w:t>
      </w:r>
      <w:r w:rsidR="00A92F37">
        <w:rPr>
          <w:rFonts w:eastAsiaTheme="minorEastAsia" w:cstheme="minorHAnsi"/>
        </w:rPr>
        <w:t>are not available for some dates or stale. The current production module has some attempt of ad</w:t>
      </w:r>
      <w:ins w:id="24" w:author="Kutin, Edward" w:date="2014-07-24T12:40:00Z">
        <w:r w:rsidR="00925A71">
          <w:rPr>
            <w:rFonts w:eastAsiaTheme="minorEastAsia" w:cstheme="minorHAnsi"/>
          </w:rPr>
          <w:t xml:space="preserve"> </w:t>
        </w:r>
      </w:ins>
      <w:r w:rsidR="00A92F37">
        <w:rPr>
          <w:rFonts w:eastAsiaTheme="minorEastAsia" w:cstheme="minorHAnsi"/>
        </w:rPr>
        <w:t>hoc data completion procedure. In the new version we tried to avoid implementing ad</w:t>
      </w:r>
      <w:ins w:id="25" w:author="Kutin, Edward" w:date="2014-07-24T12:40:00Z">
        <w:r w:rsidR="00925A71">
          <w:rPr>
            <w:rFonts w:eastAsiaTheme="minorEastAsia" w:cstheme="minorHAnsi"/>
          </w:rPr>
          <w:t xml:space="preserve"> </w:t>
        </w:r>
      </w:ins>
      <w:r w:rsidR="00A92F37">
        <w:rPr>
          <w:rFonts w:eastAsiaTheme="minorEastAsia" w:cstheme="minorHAnsi"/>
        </w:rPr>
        <w:t xml:space="preserve">hoc solutions and deal with insufficient data by calculating principal components for each risk factor type and performing regression for each RF with insufficient data. </w:t>
      </w:r>
    </w:p>
    <w:p w:rsidR="002C6967" w:rsidRDefault="002C6967" w:rsidP="0069607A">
      <w:pPr>
        <w:contextualSpacing/>
        <w:rPr>
          <w:rFonts w:eastAsiaTheme="minorEastAsia" w:cstheme="minorHAnsi"/>
        </w:rPr>
      </w:pPr>
    </w:p>
    <w:p w:rsidR="00DA0039" w:rsidRDefault="009F32FE" w:rsidP="0069607A">
      <w:pPr>
        <w:contextualSpacing/>
        <w:rPr>
          <w:rFonts w:eastAsiaTheme="minorEastAsia" w:cstheme="minorHAnsi"/>
        </w:rPr>
      </w:pPr>
      <w:r>
        <w:rPr>
          <w:rFonts w:eastAsiaTheme="minorEastAsia" w:cstheme="minorHAnsi"/>
        </w:rPr>
        <w:t>The Table 1 below presents the summary of the risk factors with no gaps in the historical two year period preceding</w:t>
      </w:r>
      <w:r w:rsidR="00DA0039">
        <w:rPr>
          <w:rFonts w:eastAsiaTheme="minorEastAsia" w:cstheme="minorHAnsi"/>
        </w:rPr>
        <w:t xml:space="preserve"> the VaR run date</w:t>
      </w:r>
      <w:r>
        <w:rPr>
          <w:rFonts w:eastAsiaTheme="minorEastAsia" w:cstheme="minorHAnsi"/>
        </w:rPr>
        <w:t xml:space="preserve"> 5/27/2014</w:t>
      </w:r>
      <w:r w:rsidR="00DA0039">
        <w:rPr>
          <w:rFonts w:eastAsiaTheme="minorEastAsia" w:cstheme="minorHAnsi"/>
        </w:rPr>
        <w:t>.</w:t>
      </w:r>
    </w:p>
    <w:p w:rsidR="00DA0039" w:rsidRDefault="00DA0039" w:rsidP="0069607A">
      <w:pPr>
        <w:contextualSpacing/>
        <w:rPr>
          <w:rFonts w:eastAsiaTheme="minorEastAsia" w:cstheme="minorHAnsi"/>
        </w:rPr>
      </w:pPr>
    </w:p>
    <w:p w:rsidR="00D11585" w:rsidRDefault="00D11585" w:rsidP="0069607A">
      <w:pPr>
        <w:contextualSpacing/>
        <w:rPr>
          <w:rFonts w:eastAsiaTheme="minorEastAsia" w:cstheme="minorHAnsi"/>
        </w:rPr>
      </w:pPr>
      <w:r>
        <w:rPr>
          <w:rFonts w:eastAsiaTheme="minorEastAsia" w:cstheme="minorHAnsi"/>
        </w:rPr>
        <w:t>Table 1: Risk factors with no gaps in the historical data</w:t>
      </w:r>
    </w:p>
    <w:tbl>
      <w:tblPr>
        <w:tblW w:w="3340" w:type="dxa"/>
        <w:tblInd w:w="93" w:type="dxa"/>
        <w:tblLook w:val="04A0" w:firstRow="1" w:lastRow="0" w:firstColumn="1" w:lastColumn="0" w:noHBand="0" w:noVBand="1"/>
      </w:tblPr>
      <w:tblGrid>
        <w:gridCol w:w="1840"/>
        <w:gridCol w:w="1500"/>
      </w:tblGrid>
      <w:tr w:rsidR="00D11585" w:rsidRPr="00D11585" w:rsidTr="00D11585">
        <w:trPr>
          <w:trHeight w:val="255"/>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1585" w:rsidRPr="00D11585" w:rsidRDefault="00D11585" w:rsidP="00D11585">
            <w:pPr>
              <w:spacing w:after="0" w:line="240" w:lineRule="auto"/>
              <w:jc w:val="center"/>
              <w:rPr>
                <w:rFonts w:ascii="Calibri" w:eastAsia="Times New Roman" w:hAnsi="Calibri" w:cs="Calibri"/>
                <w:b/>
                <w:bCs/>
                <w:color w:val="000000"/>
                <w:sz w:val="20"/>
                <w:szCs w:val="20"/>
              </w:rPr>
            </w:pPr>
            <w:r w:rsidRPr="00D11585">
              <w:rPr>
                <w:rFonts w:ascii="Calibri" w:eastAsia="Times New Roman" w:hAnsi="Calibri" w:cs="Calibri"/>
                <w:b/>
                <w:bCs/>
                <w:color w:val="000000"/>
                <w:sz w:val="20"/>
                <w:szCs w:val="20"/>
              </w:rPr>
              <w:t>Risk Factor Type</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D11585" w:rsidRPr="00D11585" w:rsidRDefault="00D11585" w:rsidP="00D11585">
            <w:pPr>
              <w:spacing w:after="0" w:line="240" w:lineRule="auto"/>
              <w:jc w:val="center"/>
              <w:rPr>
                <w:rFonts w:ascii="Calibri" w:eastAsia="Times New Roman" w:hAnsi="Calibri" w:cs="Calibri"/>
                <w:b/>
                <w:bCs/>
                <w:color w:val="000000"/>
                <w:sz w:val="20"/>
                <w:szCs w:val="20"/>
              </w:rPr>
            </w:pPr>
            <w:r w:rsidRPr="00D11585">
              <w:rPr>
                <w:rFonts w:ascii="Calibri" w:eastAsia="Times New Roman" w:hAnsi="Calibri" w:cs="Calibri"/>
                <w:b/>
                <w:bCs/>
                <w:color w:val="000000"/>
                <w:sz w:val="20"/>
                <w:szCs w:val="20"/>
              </w:rPr>
              <w:t xml:space="preserve">Count </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rPr>
                <w:rFonts w:ascii="Calibri" w:eastAsia="Times New Roman" w:hAnsi="Calibri" w:cs="Calibri"/>
                <w:b/>
                <w:bCs/>
                <w:color w:val="000000"/>
                <w:sz w:val="20"/>
                <w:szCs w:val="20"/>
              </w:rPr>
            </w:pPr>
            <w:r w:rsidRPr="00D11585">
              <w:rPr>
                <w:rFonts w:ascii="Calibri" w:eastAsia="Times New Roman" w:hAnsi="Calibri" w:cs="Calibri"/>
                <w:b/>
                <w:bCs/>
                <w:color w:val="000000"/>
                <w:sz w:val="20"/>
                <w:szCs w:val="20"/>
              </w:rPr>
              <w:lastRenderedPageBreak/>
              <w:t>Total</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b/>
                <w:bCs/>
                <w:color w:val="000000"/>
                <w:sz w:val="20"/>
                <w:szCs w:val="20"/>
              </w:rPr>
            </w:pPr>
            <w:r w:rsidRPr="00D11585">
              <w:rPr>
                <w:rFonts w:ascii="Calibri" w:eastAsia="Times New Roman" w:hAnsi="Calibri" w:cs="Calibri"/>
                <w:b/>
                <w:bCs/>
                <w:color w:val="000000"/>
                <w:sz w:val="20"/>
                <w:szCs w:val="20"/>
              </w:rPr>
              <w:t>3537</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545063">
            <w:pPr>
              <w:spacing w:after="0" w:line="240" w:lineRule="auto"/>
              <w:rPr>
                <w:rFonts w:ascii="Calibri" w:eastAsia="Times New Roman" w:hAnsi="Calibri" w:cs="Calibri"/>
                <w:color w:val="000000"/>
                <w:sz w:val="20"/>
                <w:szCs w:val="20"/>
              </w:rPr>
            </w:pPr>
            <w:r w:rsidRPr="00D11585">
              <w:rPr>
                <w:rFonts w:ascii="Calibri" w:eastAsia="Times New Roman" w:hAnsi="Calibri" w:cs="Calibri"/>
                <w:color w:val="000000"/>
                <w:sz w:val="20"/>
                <w:szCs w:val="20"/>
              </w:rPr>
              <w:t>Equity Vol</w:t>
            </w:r>
            <w:r w:rsidR="00545063">
              <w:rPr>
                <w:rFonts w:ascii="Calibri" w:eastAsia="Times New Roman" w:hAnsi="Calibri" w:cs="Calibri"/>
                <w:color w:val="000000"/>
                <w:sz w:val="20"/>
                <w:szCs w:val="20"/>
              </w:rPr>
              <w:t>a</w:t>
            </w:r>
            <w:r w:rsidRPr="00D11585">
              <w:rPr>
                <w:rFonts w:ascii="Calibri" w:eastAsia="Times New Roman" w:hAnsi="Calibri" w:cs="Calibri"/>
                <w:color w:val="000000"/>
                <w:sz w:val="20"/>
                <w:szCs w:val="20"/>
              </w:rPr>
              <w:t>tility</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color w:val="000000"/>
                <w:sz w:val="20"/>
                <w:szCs w:val="20"/>
              </w:rPr>
            </w:pPr>
            <w:r w:rsidRPr="00D11585">
              <w:rPr>
                <w:rFonts w:ascii="Calibri" w:eastAsia="Times New Roman" w:hAnsi="Calibri" w:cs="Calibri"/>
                <w:color w:val="000000"/>
                <w:sz w:val="20"/>
                <w:szCs w:val="20"/>
              </w:rPr>
              <w:t>75</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rPr>
                <w:rFonts w:ascii="Calibri" w:eastAsia="Times New Roman" w:hAnsi="Calibri" w:cs="Calibri"/>
                <w:color w:val="000000"/>
                <w:sz w:val="20"/>
                <w:szCs w:val="20"/>
              </w:rPr>
            </w:pPr>
            <w:r w:rsidRPr="00D11585">
              <w:rPr>
                <w:rFonts w:ascii="Calibri" w:eastAsia="Times New Roman" w:hAnsi="Calibri" w:cs="Calibri"/>
                <w:color w:val="000000"/>
                <w:sz w:val="20"/>
                <w:szCs w:val="20"/>
              </w:rPr>
              <w:t>Equity Spot</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color w:val="000000"/>
                <w:sz w:val="20"/>
                <w:szCs w:val="20"/>
              </w:rPr>
            </w:pPr>
            <w:r w:rsidRPr="00D11585">
              <w:rPr>
                <w:rFonts w:ascii="Calibri" w:eastAsia="Times New Roman" w:hAnsi="Calibri" w:cs="Calibri"/>
                <w:color w:val="000000"/>
                <w:sz w:val="20"/>
                <w:szCs w:val="20"/>
              </w:rPr>
              <w:t>3329</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rPr>
                <w:rFonts w:ascii="Calibri" w:eastAsia="Times New Roman" w:hAnsi="Calibri" w:cs="Calibri"/>
                <w:color w:val="000000"/>
                <w:sz w:val="20"/>
                <w:szCs w:val="20"/>
              </w:rPr>
            </w:pPr>
            <w:r w:rsidRPr="00D11585">
              <w:rPr>
                <w:rFonts w:ascii="Calibri" w:eastAsia="Times New Roman" w:hAnsi="Calibri" w:cs="Calibri"/>
                <w:color w:val="000000"/>
                <w:sz w:val="20"/>
                <w:szCs w:val="20"/>
              </w:rPr>
              <w:t>FX Forward</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color w:val="000000"/>
                <w:sz w:val="20"/>
                <w:szCs w:val="20"/>
              </w:rPr>
            </w:pPr>
            <w:r w:rsidRPr="00D11585">
              <w:rPr>
                <w:rFonts w:ascii="Calibri" w:eastAsia="Times New Roman" w:hAnsi="Calibri" w:cs="Calibri"/>
                <w:color w:val="000000"/>
                <w:sz w:val="20"/>
                <w:szCs w:val="20"/>
              </w:rPr>
              <w:t>17</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rPr>
                <w:rFonts w:ascii="Calibri" w:eastAsia="Times New Roman" w:hAnsi="Calibri" w:cs="Calibri"/>
                <w:color w:val="000000"/>
                <w:sz w:val="20"/>
                <w:szCs w:val="20"/>
              </w:rPr>
            </w:pPr>
            <w:r w:rsidRPr="00D11585">
              <w:rPr>
                <w:rFonts w:ascii="Calibri" w:eastAsia="Times New Roman" w:hAnsi="Calibri" w:cs="Calibri"/>
                <w:color w:val="000000"/>
                <w:sz w:val="20"/>
                <w:szCs w:val="20"/>
              </w:rPr>
              <w:t>FX Pair Volatility</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color w:val="000000"/>
                <w:sz w:val="20"/>
                <w:szCs w:val="20"/>
              </w:rPr>
            </w:pPr>
            <w:r w:rsidRPr="00D11585">
              <w:rPr>
                <w:rFonts w:ascii="Calibri" w:eastAsia="Times New Roman" w:hAnsi="Calibri" w:cs="Calibri"/>
                <w:color w:val="000000"/>
                <w:sz w:val="20"/>
                <w:szCs w:val="20"/>
              </w:rPr>
              <w:t>5</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rPr>
                <w:rFonts w:ascii="Calibri" w:eastAsia="Times New Roman" w:hAnsi="Calibri" w:cs="Calibri"/>
                <w:color w:val="000000"/>
                <w:sz w:val="20"/>
                <w:szCs w:val="20"/>
              </w:rPr>
            </w:pPr>
            <w:r w:rsidRPr="00D11585">
              <w:rPr>
                <w:rFonts w:ascii="Calibri" w:eastAsia="Times New Roman" w:hAnsi="Calibri" w:cs="Calibri"/>
                <w:color w:val="000000"/>
                <w:sz w:val="20"/>
                <w:szCs w:val="20"/>
              </w:rPr>
              <w:t>FX Spot</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color w:val="000000"/>
                <w:sz w:val="20"/>
                <w:szCs w:val="20"/>
              </w:rPr>
            </w:pPr>
            <w:r w:rsidRPr="00D11585">
              <w:rPr>
                <w:rFonts w:ascii="Calibri" w:eastAsia="Times New Roman" w:hAnsi="Calibri" w:cs="Calibri"/>
                <w:color w:val="000000"/>
                <w:sz w:val="20"/>
                <w:szCs w:val="20"/>
              </w:rPr>
              <w:t>65</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rPr>
                <w:rFonts w:ascii="Calibri" w:eastAsia="Times New Roman" w:hAnsi="Calibri" w:cs="Calibri"/>
                <w:color w:val="000000"/>
                <w:sz w:val="20"/>
                <w:szCs w:val="20"/>
              </w:rPr>
            </w:pPr>
            <w:r w:rsidRPr="00D11585">
              <w:rPr>
                <w:rFonts w:ascii="Calibri" w:eastAsia="Times New Roman" w:hAnsi="Calibri" w:cs="Calibri"/>
                <w:color w:val="000000"/>
                <w:sz w:val="20"/>
                <w:szCs w:val="20"/>
              </w:rPr>
              <w:t>IR Curve</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color w:val="000000"/>
                <w:sz w:val="20"/>
                <w:szCs w:val="20"/>
              </w:rPr>
            </w:pPr>
            <w:r w:rsidRPr="00D11585">
              <w:rPr>
                <w:rFonts w:ascii="Calibri" w:eastAsia="Times New Roman" w:hAnsi="Calibri" w:cs="Calibri"/>
                <w:color w:val="000000"/>
                <w:sz w:val="20"/>
                <w:szCs w:val="20"/>
              </w:rPr>
              <w:t>37</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545063">
            <w:pPr>
              <w:spacing w:after="0" w:line="240" w:lineRule="auto"/>
              <w:rPr>
                <w:rFonts w:ascii="Calibri" w:eastAsia="Times New Roman" w:hAnsi="Calibri" w:cs="Calibri"/>
                <w:color w:val="000000"/>
                <w:sz w:val="20"/>
                <w:szCs w:val="20"/>
              </w:rPr>
            </w:pPr>
            <w:r w:rsidRPr="00D11585">
              <w:rPr>
                <w:rFonts w:ascii="Calibri" w:eastAsia="Times New Roman" w:hAnsi="Calibri" w:cs="Calibri"/>
                <w:color w:val="000000"/>
                <w:sz w:val="20"/>
                <w:szCs w:val="20"/>
              </w:rPr>
              <w:t>IR Cap Vol</w:t>
            </w:r>
            <w:r w:rsidR="00545063">
              <w:rPr>
                <w:rFonts w:ascii="Calibri" w:eastAsia="Times New Roman" w:hAnsi="Calibri" w:cs="Calibri"/>
                <w:color w:val="000000"/>
                <w:sz w:val="20"/>
                <w:szCs w:val="20"/>
              </w:rPr>
              <w:t>a</w:t>
            </w:r>
            <w:r w:rsidRPr="00D11585">
              <w:rPr>
                <w:rFonts w:ascii="Calibri" w:eastAsia="Times New Roman" w:hAnsi="Calibri" w:cs="Calibri"/>
                <w:color w:val="000000"/>
                <w:sz w:val="20"/>
                <w:szCs w:val="20"/>
              </w:rPr>
              <w:t>tility</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color w:val="000000"/>
                <w:sz w:val="20"/>
                <w:szCs w:val="20"/>
              </w:rPr>
            </w:pPr>
            <w:r w:rsidRPr="00D11585">
              <w:rPr>
                <w:rFonts w:ascii="Calibri" w:eastAsia="Times New Roman" w:hAnsi="Calibri" w:cs="Calibri"/>
                <w:color w:val="000000"/>
                <w:sz w:val="20"/>
                <w:szCs w:val="20"/>
              </w:rPr>
              <w:t>7</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rPr>
                <w:rFonts w:ascii="Calibri" w:eastAsia="Times New Roman" w:hAnsi="Calibri" w:cs="Calibri"/>
                <w:color w:val="000000"/>
                <w:sz w:val="20"/>
                <w:szCs w:val="20"/>
              </w:rPr>
            </w:pPr>
            <w:r w:rsidRPr="00D11585">
              <w:rPr>
                <w:rFonts w:ascii="Calibri" w:eastAsia="Times New Roman" w:hAnsi="Calibri" w:cs="Calibri"/>
                <w:color w:val="000000"/>
                <w:sz w:val="20"/>
                <w:szCs w:val="20"/>
              </w:rPr>
              <w:t>MBS</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color w:val="000000"/>
                <w:sz w:val="20"/>
                <w:szCs w:val="20"/>
              </w:rPr>
            </w:pPr>
            <w:r w:rsidRPr="00D11585">
              <w:rPr>
                <w:rFonts w:ascii="Calibri" w:eastAsia="Times New Roman" w:hAnsi="Calibri" w:cs="Calibri"/>
                <w:color w:val="000000"/>
                <w:sz w:val="20"/>
                <w:szCs w:val="20"/>
              </w:rPr>
              <w:t>1</w:t>
            </w:r>
          </w:p>
        </w:tc>
      </w:tr>
      <w:tr w:rsidR="00D11585" w:rsidRPr="00D11585" w:rsidTr="00D11585">
        <w:trPr>
          <w:trHeight w:val="25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rPr>
                <w:rFonts w:ascii="Calibri" w:eastAsia="Times New Roman" w:hAnsi="Calibri" w:cs="Calibri"/>
                <w:color w:val="000000"/>
                <w:sz w:val="20"/>
                <w:szCs w:val="20"/>
              </w:rPr>
            </w:pPr>
            <w:r w:rsidRPr="00D11585">
              <w:rPr>
                <w:rFonts w:ascii="Calibri" w:eastAsia="Times New Roman" w:hAnsi="Calibri" w:cs="Calibri"/>
                <w:color w:val="000000"/>
                <w:sz w:val="20"/>
                <w:szCs w:val="20"/>
              </w:rPr>
              <w:t>CDS</w:t>
            </w:r>
          </w:p>
        </w:tc>
        <w:tc>
          <w:tcPr>
            <w:tcW w:w="1500" w:type="dxa"/>
            <w:tcBorders>
              <w:top w:val="nil"/>
              <w:left w:val="nil"/>
              <w:bottom w:val="single" w:sz="4" w:space="0" w:color="auto"/>
              <w:right w:val="single" w:sz="4" w:space="0" w:color="auto"/>
            </w:tcBorders>
            <w:shd w:val="clear" w:color="auto" w:fill="auto"/>
            <w:noWrap/>
            <w:vAlign w:val="bottom"/>
            <w:hideMark/>
          </w:tcPr>
          <w:p w:rsidR="00D11585" w:rsidRPr="00D11585" w:rsidRDefault="00D11585" w:rsidP="00D11585">
            <w:pPr>
              <w:spacing w:after="0" w:line="240" w:lineRule="auto"/>
              <w:jc w:val="right"/>
              <w:rPr>
                <w:rFonts w:ascii="Calibri" w:eastAsia="Times New Roman" w:hAnsi="Calibri" w:cs="Calibri"/>
                <w:color w:val="000000"/>
                <w:sz w:val="20"/>
                <w:szCs w:val="20"/>
              </w:rPr>
            </w:pPr>
            <w:r w:rsidRPr="00D11585">
              <w:rPr>
                <w:rFonts w:ascii="Calibri" w:eastAsia="Times New Roman" w:hAnsi="Calibri" w:cs="Calibri"/>
                <w:color w:val="000000"/>
                <w:sz w:val="20"/>
                <w:szCs w:val="20"/>
              </w:rPr>
              <w:t>1</w:t>
            </w:r>
          </w:p>
        </w:tc>
      </w:tr>
    </w:tbl>
    <w:p w:rsidR="00D11585" w:rsidRDefault="00D11585" w:rsidP="0069607A">
      <w:pPr>
        <w:contextualSpacing/>
        <w:rPr>
          <w:rFonts w:eastAsiaTheme="minorEastAsia" w:cstheme="minorHAnsi"/>
        </w:rPr>
      </w:pPr>
    </w:p>
    <w:p w:rsidR="00016419" w:rsidRDefault="00016419" w:rsidP="0069607A">
      <w:pPr>
        <w:contextualSpacing/>
        <w:rPr>
          <w:rFonts w:eastAsiaTheme="minorEastAsia" w:cstheme="minorHAnsi"/>
        </w:rPr>
      </w:pPr>
      <w:r>
        <w:rPr>
          <w:rFonts w:eastAsiaTheme="minorEastAsia" w:cstheme="minorHAnsi"/>
        </w:rPr>
        <w:t>The risk factors with no or stale data are listed by type in the Appendix G.</w:t>
      </w:r>
      <w:r w:rsidR="00AD6AC3">
        <w:rPr>
          <w:rFonts w:eastAsiaTheme="minorEastAsia" w:cstheme="minorHAnsi"/>
        </w:rPr>
        <w:t xml:space="preserve"> The list of factors with some data available is also shown in the Appendix G together with the treatment in simulations (“Regressed” or “Idiosyncratic”). This way of dealing with missing data allows for the transparency with respect to the data quality of the historical data and its’ effect on the simulations.</w:t>
      </w:r>
    </w:p>
    <w:p w:rsidR="00F65DE6" w:rsidRDefault="00F65DE6" w:rsidP="0069607A">
      <w:pPr>
        <w:contextualSpacing/>
        <w:rPr>
          <w:rFonts w:eastAsiaTheme="minorEastAsia" w:cstheme="minorHAnsi"/>
        </w:rPr>
      </w:pPr>
    </w:p>
    <w:p w:rsidR="00441997" w:rsidRDefault="00F65DE6" w:rsidP="0069607A">
      <w:pPr>
        <w:contextualSpacing/>
        <w:rPr>
          <w:rFonts w:eastAsiaTheme="minorEastAsia" w:cstheme="minorHAnsi"/>
        </w:rPr>
      </w:pPr>
      <w:r>
        <w:rPr>
          <w:rFonts w:eastAsiaTheme="minorEastAsia" w:cstheme="minorHAnsi"/>
        </w:rPr>
        <w:t>The risk factors that had fewer than 21 days of good quality historical data (no gaps)</w:t>
      </w:r>
      <w:r w:rsidR="009A0659">
        <w:rPr>
          <w:rFonts w:eastAsiaTheme="minorEastAsia" w:cstheme="minorHAnsi"/>
        </w:rPr>
        <w:t>,</w:t>
      </w:r>
      <w:r>
        <w:rPr>
          <w:rFonts w:eastAsiaTheme="minorEastAsia" w:cstheme="minorHAnsi"/>
        </w:rPr>
        <w:t xml:space="preserve"> where simulated as idiosyncratic with default volatility. </w:t>
      </w:r>
    </w:p>
    <w:p w:rsidR="00441997" w:rsidRDefault="00441997" w:rsidP="0069607A">
      <w:pPr>
        <w:contextualSpacing/>
        <w:rPr>
          <w:rFonts w:eastAsiaTheme="minorEastAsia" w:cstheme="minorHAnsi"/>
        </w:rPr>
      </w:pPr>
    </w:p>
    <w:p w:rsidR="009A0659" w:rsidRDefault="009A0659" w:rsidP="0069607A">
      <w:pPr>
        <w:contextualSpacing/>
        <w:rPr>
          <w:rFonts w:eastAsiaTheme="minorEastAsia" w:cstheme="minorHAnsi"/>
        </w:rPr>
      </w:pPr>
      <w:r>
        <w:rPr>
          <w:rFonts w:eastAsiaTheme="minorEastAsia" w:cstheme="minorHAnsi"/>
        </w:rPr>
        <w:t xml:space="preserve">The rest were regressed against the principal components for the corresponding risk factor type. The number of principal components to be used for the regression is specified in the input control file. Currently it is set to 18 for all types. The principal components for equities spot prices are shown in the Appendix D. The resulting eigenvalues and the percentage of variance recovered with these PC </w:t>
      </w:r>
      <w:proofErr w:type="gramStart"/>
      <w:r>
        <w:rPr>
          <w:rFonts w:eastAsiaTheme="minorEastAsia" w:cstheme="minorHAnsi"/>
        </w:rPr>
        <w:t>is</w:t>
      </w:r>
      <w:proofErr w:type="gramEnd"/>
      <w:r>
        <w:rPr>
          <w:rFonts w:eastAsiaTheme="minorEastAsia" w:cstheme="minorHAnsi"/>
        </w:rPr>
        <w:t xml:space="preserve"> presented in the table 2 below.</w:t>
      </w:r>
      <w:r w:rsidR="00970C90">
        <w:rPr>
          <w:rFonts w:eastAsiaTheme="minorEastAsia" w:cstheme="minorHAnsi"/>
        </w:rPr>
        <w:t xml:space="preserve"> The IR Cap volatility factor type comprises of only 7 risk factors: 6 caplet volatilities for USD and 1 for EUR, therefore PCA was not performed for this risk factor type and the historical returns for these factors themselves would be used for regression. In fact all factors for this type had good quality historical data, so no regression was performed with these.</w:t>
      </w:r>
    </w:p>
    <w:p w:rsidR="00BB69F0" w:rsidRDefault="00BB69F0" w:rsidP="0069607A">
      <w:pPr>
        <w:contextualSpacing/>
        <w:rPr>
          <w:rFonts w:eastAsiaTheme="minorEastAsia" w:cstheme="minorHAnsi"/>
        </w:rPr>
      </w:pPr>
    </w:p>
    <w:p w:rsidR="009A0659" w:rsidDel="009F7603" w:rsidRDefault="009A0659" w:rsidP="009F7603">
      <w:pPr>
        <w:contextualSpacing/>
        <w:rPr>
          <w:del w:id="26" w:author="Tamarchenko, Tanya" w:date="2014-07-28T15:10:00Z"/>
          <w:rFonts w:eastAsiaTheme="minorEastAsia" w:cstheme="minorHAnsi"/>
        </w:rPr>
      </w:pPr>
      <w:r>
        <w:rPr>
          <w:rFonts w:eastAsiaTheme="minorEastAsia" w:cstheme="minorHAnsi"/>
        </w:rPr>
        <w:t>Table 2: PCA results for different risk factor types</w:t>
      </w:r>
    </w:p>
    <w:p w:rsidR="009F7603" w:rsidRDefault="00836F05" w:rsidP="0069607A">
      <w:pPr>
        <w:contextualSpacing/>
        <w:rPr>
          <w:rFonts w:eastAsiaTheme="minorEastAsia" w:cstheme="minorHAnsi"/>
        </w:rPr>
      </w:pPr>
      <w:r w:rsidRPr="00836F05">
        <w:rPr>
          <w:noProof/>
        </w:rPr>
        <w:drawing>
          <wp:inline distT="0" distB="0" distL="0" distR="0" wp14:anchorId="15AAECC3" wp14:editId="5949C47D">
            <wp:extent cx="5943600" cy="1403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403350"/>
                    </a:xfrm>
                    <a:prstGeom prst="rect">
                      <a:avLst/>
                    </a:prstGeom>
                  </pic:spPr>
                </pic:pic>
              </a:graphicData>
            </a:graphic>
          </wp:inline>
        </w:drawing>
      </w:r>
    </w:p>
    <w:p w:rsidR="00836F05" w:rsidDel="009F7603" w:rsidRDefault="00836F05" w:rsidP="0069607A">
      <w:pPr>
        <w:contextualSpacing/>
        <w:rPr>
          <w:del w:id="27" w:author="Tamarchenko, Tanya" w:date="2014-07-28T15:11:00Z"/>
          <w:rFonts w:eastAsiaTheme="minorEastAsia" w:cstheme="minorHAnsi"/>
        </w:rPr>
      </w:pPr>
    </w:p>
    <w:p w:rsidR="008E7900" w:rsidRPr="008E7900" w:rsidRDefault="008E7900" w:rsidP="00D06CA3">
      <w:pPr>
        <w:spacing w:after="0"/>
        <w:rPr>
          <w:rFonts w:eastAsiaTheme="minorEastAsia" w:cstheme="minorHAnsi"/>
          <w:i/>
          <w:u w:val="single"/>
        </w:rPr>
      </w:pPr>
      <w:r w:rsidRPr="008E7900">
        <w:rPr>
          <w:rFonts w:eastAsiaTheme="minorEastAsia" w:cstheme="minorHAnsi"/>
          <w:i/>
          <w:u w:val="single"/>
        </w:rPr>
        <w:t>Using proxies</w:t>
      </w:r>
    </w:p>
    <w:p w:rsidR="00D06CA3" w:rsidRDefault="00A92F37" w:rsidP="00D06CA3">
      <w:pPr>
        <w:spacing w:after="0"/>
        <w:rPr>
          <w:rFonts w:ascii="Times New Roman" w:eastAsiaTheme="minorEastAsia" w:hAnsi="Times New Roman" w:cs="Times New Roman"/>
        </w:rPr>
      </w:pPr>
      <w:r w:rsidRPr="001C00DB">
        <w:rPr>
          <w:rFonts w:ascii="Times New Roman" w:eastAsiaTheme="minorEastAsia" w:hAnsi="Times New Roman" w:cs="Times New Roman"/>
        </w:rPr>
        <w:t>The current production version uses “proxies”, i.e. mapping of the risk factor. The content of the file RWLink_Proxies.csv is shown in the Appendix E. The</w:t>
      </w:r>
      <w:r w:rsidR="00D06CA3" w:rsidRPr="001C00DB">
        <w:rPr>
          <w:rFonts w:ascii="Times New Roman" w:eastAsiaTheme="minorEastAsia" w:hAnsi="Times New Roman" w:cs="Times New Roman"/>
        </w:rPr>
        <w:t xml:space="preserve"> mappings specified in this file mean that the simulated return of the mapped factors is perfectly correlated with the simulated return of the factor it mapped to. The number of FX Forward curves (interest rate curves in different currencies) </w:t>
      </w:r>
      <w:r w:rsidR="00990AD9" w:rsidRPr="001C00DB">
        <w:rPr>
          <w:rFonts w:ascii="Times New Roman" w:eastAsiaTheme="minorEastAsia" w:hAnsi="Times New Roman" w:cs="Times New Roman"/>
        </w:rPr>
        <w:t>is</w:t>
      </w:r>
      <w:r w:rsidR="00D06CA3" w:rsidRPr="001C00DB">
        <w:rPr>
          <w:rFonts w:ascii="Times New Roman" w:eastAsiaTheme="minorEastAsia" w:hAnsi="Times New Roman" w:cs="Times New Roman"/>
        </w:rPr>
        <w:t xml:space="preserve"> mapped to the FX spot risk factors (spot exchange rate). In addition different interest rate curves in each currency are </w:t>
      </w:r>
      <w:r w:rsidR="00D06CA3" w:rsidRPr="001C00DB">
        <w:rPr>
          <w:rFonts w:ascii="Times New Roman" w:eastAsiaTheme="minorEastAsia" w:hAnsi="Times New Roman" w:cs="Times New Roman"/>
        </w:rPr>
        <w:lastRenderedPageBreak/>
        <w:t xml:space="preserve">typically mapped to a single </w:t>
      </w:r>
      <w:r w:rsidR="00D14CE6" w:rsidRPr="001C00DB">
        <w:rPr>
          <w:rFonts w:ascii="Times New Roman" w:eastAsiaTheme="minorEastAsia" w:hAnsi="Times New Roman" w:cs="Times New Roman"/>
        </w:rPr>
        <w:t>L</w:t>
      </w:r>
      <w:r w:rsidR="00D06CA3" w:rsidRPr="001C00DB">
        <w:rPr>
          <w:rFonts w:ascii="Times New Roman" w:eastAsiaTheme="minorEastAsia" w:hAnsi="Times New Roman" w:cs="Times New Roman"/>
        </w:rPr>
        <w:t xml:space="preserve">ibor curve in this currency. For example in USD such curves as FEDFD, LIB1Y, LIB6M, TBILL, </w:t>
      </w:r>
      <w:proofErr w:type="gramStart"/>
      <w:r w:rsidR="00D06CA3" w:rsidRPr="001C00DB">
        <w:rPr>
          <w:rFonts w:ascii="Times New Roman" w:eastAsiaTheme="minorEastAsia" w:hAnsi="Times New Roman" w:cs="Times New Roman"/>
        </w:rPr>
        <w:t>MUNI</w:t>
      </w:r>
      <w:proofErr w:type="gramEnd"/>
      <w:r w:rsidR="00D06CA3" w:rsidRPr="001C00DB">
        <w:rPr>
          <w:rFonts w:ascii="Times New Roman" w:eastAsiaTheme="minorEastAsia" w:hAnsi="Times New Roman" w:cs="Times New Roman"/>
        </w:rPr>
        <w:t xml:space="preserve"> are mapped to the Interbank curve which is LIB3M.</w:t>
      </w:r>
      <w:r w:rsidR="00D14CE6" w:rsidRPr="001C00DB">
        <w:rPr>
          <w:rFonts w:ascii="Times New Roman" w:eastAsiaTheme="minorEastAsia" w:hAnsi="Times New Roman" w:cs="Times New Roman"/>
        </w:rPr>
        <w:t xml:space="preserve"> </w:t>
      </w:r>
      <w:r w:rsidR="00054089" w:rsidRPr="001C00DB">
        <w:rPr>
          <w:rFonts w:ascii="Times New Roman" w:eastAsiaTheme="minorEastAsia" w:hAnsi="Times New Roman" w:cs="Times New Roman"/>
        </w:rPr>
        <w:t xml:space="preserve">The new model </w:t>
      </w:r>
      <w:r w:rsidR="00DA0039" w:rsidRPr="001C00DB">
        <w:rPr>
          <w:rFonts w:ascii="Times New Roman" w:eastAsiaTheme="minorEastAsia" w:hAnsi="Times New Roman" w:cs="Times New Roman"/>
        </w:rPr>
        <w:t xml:space="preserve">currently </w:t>
      </w:r>
      <w:r w:rsidR="00054089" w:rsidRPr="001C00DB">
        <w:rPr>
          <w:rFonts w:ascii="Times New Roman" w:eastAsiaTheme="minorEastAsia" w:hAnsi="Times New Roman" w:cs="Times New Roman"/>
        </w:rPr>
        <w:t>does use the same mappings for the purpose of comparing the results to the current production.</w:t>
      </w:r>
      <w:r w:rsidR="00DA0039" w:rsidRPr="001C00DB">
        <w:rPr>
          <w:rFonts w:ascii="Times New Roman" w:eastAsiaTheme="minorEastAsia" w:hAnsi="Times New Roman" w:cs="Times New Roman"/>
        </w:rPr>
        <w:t xml:space="preserve"> </w:t>
      </w:r>
    </w:p>
    <w:p w:rsidR="00836F05" w:rsidRDefault="00836F05" w:rsidP="00D06CA3">
      <w:pPr>
        <w:spacing w:after="0"/>
        <w:rPr>
          <w:rFonts w:ascii="Times New Roman" w:eastAsiaTheme="minorEastAsia" w:hAnsi="Times New Roman" w:cs="Times New Roman"/>
        </w:rPr>
      </w:pPr>
    </w:p>
    <w:p w:rsidR="00DA2CF3" w:rsidRPr="00DA2CF3" w:rsidRDefault="00DA2CF3" w:rsidP="00DA2CF3">
      <w:pPr>
        <w:spacing w:after="0"/>
        <w:rPr>
          <w:rFonts w:ascii="Times New Roman" w:eastAsiaTheme="minorEastAsia" w:hAnsi="Times New Roman" w:cs="Times New Roman"/>
          <w:i/>
          <w:u w:val="single"/>
        </w:rPr>
      </w:pPr>
      <w:r w:rsidRPr="00DA2CF3">
        <w:rPr>
          <w:rFonts w:ascii="Times New Roman" w:eastAsiaTheme="minorEastAsia" w:hAnsi="Times New Roman" w:cs="Times New Roman"/>
          <w:i/>
          <w:u w:val="single"/>
        </w:rPr>
        <w:t>Simulating log-returns versus differences</w:t>
      </w:r>
    </w:p>
    <w:p w:rsidR="00DA2CF3" w:rsidRDefault="00DA2CF3" w:rsidP="00D06CA3">
      <w:pPr>
        <w:spacing w:after="0"/>
        <w:rPr>
          <w:rFonts w:ascii="Times New Roman" w:eastAsiaTheme="minorEastAsia" w:hAnsi="Times New Roman" w:cs="Times New Roman"/>
        </w:rPr>
      </w:pPr>
      <w:r>
        <w:rPr>
          <w:rFonts w:ascii="Times New Roman" w:eastAsiaTheme="minorEastAsia" w:hAnsi="Times New Roman" w:cs="Times New Roman"/>
        </w:rPr>
        <w:t xml:space="preserve">For the majority of the RF we </w:t>
      </w:r>
      <w:r w:rsidR="00F90504">
        <w:rPr>
          <w:rFonts w:ascii="Times New Roman" w:eastAsiaTheme="minorEastAsia" w:hAnsi="Times New Roman" w:cs="Times New Roman"/>
        </w:rPr>
        <w:t>implicitly</w:t>
      </w:r>
      <w:r>
        <w:rPr>
          <w:rFonts w:ascii="Times New Roman" w:eastAsiaTheme="minorEastAsia" w:hAnsi="Times New Roman" w:cs="Times New Roman"/>
        </w:rPr>
        <w:t xml:space="preserve"> assume that the distribution of their log-returns is stationary. Therefore we use their log-returns in the statistical analysis of the historical data. Currently only a single risk factor is an exception – this is USD_MBS_CC_OAS which represents the spread and can take negative values. It is not possible to deal with this factor via the log-returns of its historical values. Therefore differences are used instead of log-returns.</w:t>
      </w:r>
      <w:r w:rsidR="00F720BD">
        <w:rPr>
          <w:rFonts w:ascii="Times New Roman" w:eastAsiaTheme="minorEastAsia" w:hAnsi="Times New Roman" w:cs="Times New Roman"/>
        </w:rPr>
        <w:t xml:space="preserve"> </w:t>
      </w:r>
    </w:p>
    <w:p w:rsidR="00DA2CF3" w:rsidRDefault="00DA2CF3" w:rsidP="00D06CA3">
      <w:pPr>
        <w:spacing w:after="0"/>
        <w:rPr>
          <w:rFonts w:ascii="Times New Roman" w:eastAsiaTheme="minorEastAsia" w:hAnsi="Times New Roman" w:cs="Times New Roman"/>
        </w:rPr>
      </w:pPr>
    </w:p>
    <w:p w:rsidR="00836F05" w:rsidRPr="00836F05" w:rsidRDefault="00836F05" w:rsidP="00D06CA3">
      <w:pPr>
        <w:spacing w:after="0"/>
        <w:rPr>
          <w:rFonts w:ascii="Times New Roman" w:eastAsiaTheme="minorEastAsia" w:hAnsi="Times New Roman" w:cs="Times New Roman"/>
          <w:i/>
          <w:u w:val="single"/>
        </w:rPr>
      </w:pPr>
      <w:r w:rsidRPr="00836F05">
        <w:rPr>
          <w:rFonts w:ascii="Times New Roman" w:eastAsiaTheme="minorEastAsia" w:hAnsi="Times New Roman" w:cs="Times New Roman"/>
          <w:i/>
          <w:u w:val="single"/>
        </w:rPr>
        <w:t>Using empirical distribution instead of normal distribution for simulated log-returns and differences</w:t>
      </w:r>
    </w:p>
    <w:p w:rsidR="00836F05" w:rsidRDefault="00AC4A88" w:rsidP="00D06CA3">
      <w:pPr>
        <w:spacing w:after="0"/>
        <w:rPr>
          <w:rFonts w:ascii="Times New Roman" w:eastAsiaTheme="minorEastAsia" w:hAnsi="Times New Roman" w:cs="Times New Roman"/>
        </w:rPr>
      </w:pPr>
      <w:r>
        <w:rPr>
          <w:rFonts w:ascii="Times New Roman" w:eastAsiaTheme="minorEastAsia" w:hAnsi="Times New Roman" w:cs="Times New Roman"/>
        </w:rPr>
        <w:t>In the current production s</w:t>
      </w:r>
      <w:r w:rsidR="001023F7">
        <w:rPr>
          <w:rFonts w:ascii="Times New Roman" w:eastAsiaTheme="minorEastAsia" w:hAnsi="Times New Roman" w:cs="Times New Roman"/>
        </w:rPr>
        <w:t xml:space="preserve">ome tenors for a specified list of risk factors can be simulated using their empirical distributions. For the rest the log-returns or differences are simulated as normal. </w:t>
      </w:r>
      <w:r>
        <w:rPr>
          <w:rFonts w:ascii="Times New Roman" w:eastAsiaTheme="minorEastAsia" w:hAnsi="Times New Roman" w:cs="Times New Roman"/>
        </w:rPr>
        <w:t>The new version also implements this approach. The list of the risk factors and their tenors for which empirical distribution is used is given in Appendix F.</w:t>
      </w:r>
    </w:p>
    <w:p w:rsidR="00DA2CF3" w:rsidRDefault="00DA2CF3" w:rsidP="00D06CA3">
      <w:pPr>
        <w:spacing w:after="0"/>
        <w:rPr>
          <w:rFonts w:ascii="Times New Roman" w:eastAsiaTheme="minorEastAsia" w:hAnsi="Times New Roman" w:cs="Times New Roman"/>
        </w:rPr>
      </w:pPr>
    </w:p>
    <w:p w:rsidR="002F54DE" w:rsidRPr="00D54AAD" w:rsidRDefault="002F54DE" w:rsidP="00901FD3">
      <w:pPr>
        <w:pStyle w:val="Heading1"/>
      </w:pPr>
      <w:bookmarkStart w:id="28" w:name="_Toc325475774"/>
      <w:bookmarkStart w:id="29" w:name="_Toc335741259"/>
      <w:bookmarkStart w:id="30" w:name="_Toc352331069"/>
      <w:bookmarkStart w:id="31" w:name="_Toc394567750"/>
      <w:r w:rsidRPr="00D54AAD">
        <w:t>Calibration Procedures</w:t>
      </w:r>
      <w:bookmarkEnd w:id="28"/>
      <w:bookmarkEnd w:id="29"/>
      <w:bookmarkEnd w:id="30"/>
      <w:bookmarkEnd w:id="31"/>
    </w:p>
    <w:p w:rsidR="00A7109E" w:rsidRDefault="00AE641A" w:rsidP="0069607A">
      <w:pPr>
        <w:spacing w:after="0"/>
        <w:rPr>
          <w:rFonts w:ascii="Times New Roman" w:eastAsiaTheme="minorEastAsia" w:hAnsi="Times New Roman" w:cs="Times New Roman"/>
        </w:rPr>
      </w:pPr>
      <w:r>
        <w:rPr>
          <w:rFonts w:ascii="Times New Roman" w:hAnsi="Times New Roman" w:cs="Times New Roman"/>
        </w:rPr>
        <w:t xml:space="preserve">Monte-Carlo simulations are calibrated to historical period of most recent two years of data for VaR and one year stressful period in the </w:t>
      </w:r>
      <w:r w:rsidRPr="00221595">
        <w:rPr>
          <w:rFonts w:ascii="Times New Roman" w:hAnsi="Times New Roman" w:cs="Times New Roman"/>
        </w:rPr>
        <w:t>past.</w:t>
      </w:r>
      <w:r w:rsidR="00221595" w:rsidRPr="00221595">
        <w:rPr>
          <w:rFonts w:ascii="Times New Roman" w:hAnsi="Times New Roman" w:cs="Times New Roman"/>
        </w:rPr>
        <w:t xml:space="preserve"> </w:t>
      </w:r>
      <w:r w:rsidR="00221595" w:rsidRPr="00221595">
        <w:rPr>
          <w:rFonts w:ascii="Times New Roman" w:eastAsiaTheme="minorEastAsia" w:hAnsi="Times New Roman" w:cs="Times New Roman"/>
        </w:rPr>
        <w:t xml:space="preserve">In order to </w:t>
      </w:r>
      <w:r w:rsidR="00B72A93">
        <w:rPr>
          <w:rFonts w:ascii="Times New Roman" w:eastAsiaTheme="minorEastAsia" w:hAnsi="Times New Roman" w:cs="Times New Roman"/>
        </w:rPr>
        <w:t>generate</w:t>
      </w:r>
      <w:r w:rsidR="00221595" w:rsidRPr="00221595">
        <w:rPr>
          <w:rFonts w:ascii="Times New Roman" w:eastAsiaTheme="minorEastAsia" w:hAnsi="Times New Roman" w:cs="Times New Roman"/>
        </w:rPr>
        <w:t xml:space="preserve"> scenarios for VaR and Stressed VaR the </w:t>
      </w:r>
      <w:r w:rsidR="00490FE5">
        <w:rPr>
          <w:rFonts w:ascii="Times New Roman" w:eastAsiaTheme="minorEastAsia" w:hAnsi="Times New Roman" w:cs="Times New Roman"/>
        </w:rPr>
        <w:t>risk factors</w:t>
      </w:r>
      <w:r w:rsidR="00B72A93">
        <w:rPr>
          <w:rFonts w:ascii="Times New Roman" w:eastAsiaTheme="minorEastAsia" w:hAnsi="Times New Roman" w:cs="Times New Roman"/>
        </w:rPr>
        <w:t xml:space="preserve"> (RF)</w:t>
      </w:r>
      <w:r w:rsidR="00221595" w:rsidRPr="00221595">
        <w:rPr>
          <w:rFonts w:ascii="Times New Roman" w:eastAsiaTheme="minorEastAsia" w:hAnsi="Times New Roman" w:cs="Times New Roman"/>
        </w:rPr>
        <w:t xml:space="preserve"> underlying BNYM portfolio on a given day are grouped in 3 sets: </w:t>
      </w:r>
    </w:p>
    <w:p w:rsidR="00A7109E" w:rsidRPr="00A7109E" w:rsidRDefault="00221595" w:rsidP="00A7109E">
      <w:pPr>
        <w:pStyle w:val="ListParagraph"/>
        <w:numPr>
          <w:ilvl w:val="0"/>
          <w:numId w:val="33"/>
        </w:numPr>
        <w:spacing w:after="0"/>
        <w:ind w:left="360"/>
        <w:rPr>
          <w:rFonts w:ascii="Times New Roman" w:eastAsiaTheme="minorEastAsia" w:hAnsi="Times New Roman"/>
          <w:b w:val="0"/>
        </w:rPr>
      </w:pPr>
      <w:r w:rsidRPr="00A7109E">
        <w:rPr>
          <w:rFonts w:ascii="Times New Roman" w:eastAsiaTheme="minorEastAsia" w:hAnsi="Times New Roman"/>
          <w:b w:val="0"/>
        </w:rPr>
        <w:t xml:space="preserve">Set 1: </w:t>
      </w:r>
      <w:r w:rsidR="00B72A93" w:rsidRPr="00A7109E">
        <w:rPr>
          <w:rFonts w:ascii="Times New Roman" w:eastAsiaTheme="minorEastAsia" w:hAnsi="Times New Roman"/>
          <w:b w:val="0"/>
        </w:rPr>
        <w:t>RF</w:t>
      </w:r>
      <w:r w:rsidRPr="00A7109E">
        <w:rPr>
          <w:rFonts w:ascii="Times New Roman" w:eastAsiaTheme="minorEastAsia" w:hAnsi="Times New Roman"/>
          <w:b w:val="0"/>
        </w:rPr>
        <w:t xml:space="preserve"> with no or few days of missing data; </w:t>
      </w:r>
    </w:p>
    <w:p w:rsidR="00A7109E" w:rsidRPr="00A7109E" w:rsidRDefault="00221595" w:rsidP="00A7109E">
      <w:pPr>
        <w:pStyle w:val="ListParagraph"/>
        <w:numPr>
          <w:ilvl w:val="0"/>
          <w:numId w:val="33"/>
        </w:numPr>
        <w:spacing w:after="0"/>
        <w:ind w:left="360"/>
        <w:rPr>
          <w:rFonts w:ascii="Times New Roman" w:eastAsiaTheme="minorEastAsia" w:hAnsi="Times New Roman"/>
          <w:b w:val="0"/>
        </w:rPr>
      </w:pPr>
      <w:r w:rsidRPr="00A7109E">
        <w:rPr>
          <w:rFonts w:ascii="Times New Roman" w:eastAsiaTheme="minorEastAsia" w:hAnsi="Times New Roman"/>
          <w:b w:val="0"/>
        </w:rPr>
        <w:t xml:space="preserve">Set 2: </w:t>
      </w:r>
      <w:r w:rsidR="00B72A93" w:rsidRPr="00A7109E">
        <w:rPr>
          <w:rFonts w:ascii="Times New Roman" w:eastAsiaTheme="minorEastAsia" w:hAnsi="Times New Roman"/>
          <w:b w:val="0"/>
        </w:rPr>
        <w:t>RF</w:t>
      </w:r>
      <w:r w:rsidRPr="00A7109E">
        <w:rPr>
          <w:rFonts w:ascii="Times New Roman" w:eastAsiaTheme="minorEastAsia" w:hAnsi="Times New Roman"/>
          <w:b w:val="0"/>
        </w:rPr>
        <w:t xml:space="preserve"> with more than few dates of missing data but still enough data to estimate </w:t>
      </w:r>
      <w:r w:rsidR="00B72A93" w:rsidRPr="00A7109E">
        <w:rPr>
          <w:rFonts w:ascii="Times New Roman" w:eastAsiaTheme="minorEastAsia" w:hAnsi="Times New Roman"/>
          <w:b w:val="0"/>
        </w:rPr>
        <w:t>regression</w:t>
      </w:r>
      <w:r w:rsidRPr="00A7109E">
        <w:rPr>
          <w:rFonts w:ascii="Times New Roman" w:eastAsiaTheme="minorEastAsia" w:hAnsi="Times New Roman"/>
          <w:b w:val="0"/>
        </w:rPr>
        <w:t xml:space="preserve">; </w:t>
      </w:r>
    </w:p>
    <w:p w:rsidR="00A7109E" w:rsidRDefault="00221595" w:rsidP="00A7109E">
      <w:pPr>
        <w:pStyle w:val="ListParagraph"/>
        <w:numPr>
          <w:ilvl w:val="0"/>
          <w:numId w:val="33"/>
        </w:numPr>
        <w:spacing w:after="0"/>
        <w:ind w:left="360"/>
        <w:rPr>
          <w:rFonts w:ascii="Times New Roman" w:eastAsiaTheme="minorEastAsia" w:hAnsi="Times New Roman"/>
          <w:b w:val="0"/>
        </w:rPr>
      </w:pPr>
      <w:r w:rsidRPr="00A7109E">
        <w:rPr>
          <w:rFonts w:ascii="Times New Roman" w:eastAsiaTheme="minorEastAsia" w:hAnsi="Times New Roman"/>
          <w:b w:val="0"/>
        </w:rPr>
        <w:t xml:space="preserve">Set 3: </w:t>
      </w:r>
      <w:r w:rsidR="00B72A93" w:rsidRPr="00A7109E">
        <w:rPr>
          <w:rFonts w:ascii="Times New Roman" w:eastAsiaTheme="minorEastAsia" w:hAnsi="Times New Roman"/>
          <w:b w:val="0"/>
        </w:rPr>
        <w:t>RF</w:t>
      </w:r>
      <w:r w:rsidRPr="00A7109E">
        <w:rPr>
          <w:rFonts w:ascii="Times New Roman" w:eastAsiaTheme="minorEastAsia" w:hAnsi="Times New Roman"/>
          <w:b w:val="0"/>
        </w:rPr>
        <w:t xml:space="preserve"> with no data or few days of data not enough to </w:t>
      </w:r>
      <w:r w:rsidR="00B72A93" w:rsidRPr="00A7109E">
        <w:rPr>
          <w:rFonts w:ascii="Times New Roman" w:eastAsiaTheme="minorEastAsia" w:hAnsi="Times New Roman"/>
          <w:b w:val="0"/>
        </w:rPr>
        <w:t>do regression</w:t>
      </w:r>
      <w:r w:rsidRPr="00A7109E">
        <w:rPr>
          <w:rFonts w:ascii="Times New Roman" w:eastAsiaTheme="minorEastAsia" w:hAnsi="Times New Roman"/>
          <w:b w:val="0"/>
        </w:rPr>
        <w:t xml:space="preserve">. </w:t>
      </w:r>
    </w:p>
    <w:p w:rsidR="00AD56AF" w:rsidRPr="00A7109E" w:rsidRDefault="00AD56AF" w:rsidP="00AD56AF">
      <w:pPr>
        <w:pStyle w:val="ListParagraph"/>
        <w:numPr>
          <w:ilvl w:val="0"/>
          <w:numId w:val="0"/>
        </w:numPr>
        <w:spacing w:after="0"/>
        <w:ind w:left="360"/>
        <w:rPr>
          <w:rFonts w:ascii="Times New Roman" w:eastAsiaTheme="minorEastAsia" w:hAnsi="Times New Roman"/>
          <w:b w:val="0"/>
        </w:rPr>
      </w:pPr>
    </w:p>
    <w:p w:rsidR="00AD56AF" w:rsidRDefault="00B72A93" w:rsidP="00A7109E">
      <w:pPr>
        <w:spacing w:after="0"/>
        <w:rPr>
          <w:rFonts w:ascii="Times New Roman" w:hAnsi="Times New Roman"/>
        </w:rPr>
      </w:pPr>
      <w:r w:rsidRPr="00A7109E">
        <w:rPr>
          <w:rFonts w:ascii="Times New Roman" w:eastAsiaTheme="minorEastAsia" w:hAnsi="Times New Roman"/>
        </w:rPr>
        <w:t xml:space="preserve">In this implementation we </w:t>
      </w:r>
      <w:r w:rsidR="00AD56AF">
        <w:rPr>
          <w:rFonts w:ascii="Times New Roman" w:eastAsiaTheme="minorEastAsia" w:hAnsi="Times New Roman"/>
        </w:rPr>
        <w:t>intend</w:t>
      </w:r>
      <w:r w:rsidRPr="00A7109E">
        <w:rPr>
          <w:rFonts w:ascii="Times New Roman" w:eastAsiaTheme="minorEastAsia" w:hAnsi="Times New Roman"/>
        </w:rPr>
        <w:t xml:space="preserve"> to avoid time series completion procedures for the RF with missing data. The input parameter </w:t>
      </w:r>
      <w:proofErr w:type="spellStart"/>
      <w:r w:rsidRPr="00A7109E">
        <w:rPr>
          <w:rFonts w:ascii="Times New Roman" w:hAnsi="Times New Roman"/>
        </w:rPr>
        <w:t>minDatesCount</w:t>
      </w:r>
      <w:proofErr w:type="spellEnd"/>
      <w:r w:rsidRPr="00A7109E">
        <w:rPr>
          <w:rFonts w:ascii="Times New Roman" w:hAnsi="Times New Roman"/>
        </w:rPr>
        <w:t xml:space="preserve"> controls the number of dates that each RF from set 1 should have. </w:t>
      </w:r>
      <w:r w:rsidR="00AD56AF">
        <w:rPr>
          <w:rFonts w:ascii="Times New Roman" w:hAnsi="Times New Roman"/>
        </w:rPr>
        <w:t>The RF</w:t>
      </w:r>
      <w:r w:rsidR="008C2CCE">
        <w:rPr>
          <w:rFonts w:ascii="Times New Roman" w:hAnsi="Times New Roman"/>
        </w:rPr>
        <w:t>s</w:t>
      </w:r>
      <w:r w:rsidR="00AD56AF">
        <w:rPr>
          <w:rFonts w:ascii="Times New Roman" w:hAnsi="Times New Roman"/>
        </w:rPr>
        <w:t xml:space="preserve"> from S</w:t>
      </w:r>
      <w:r w:rsidR="00AA1643">
        <w:rPr>
          <w:rFonts w:ascii="Times New Roman" w:hAnsi="Times New Roman"/>
        </w:rPr>
        <w:t xml:space="preserve">et </w:t>
      </w:r>
      <w:r w:rsidR="00AD56AF">
        <w:rPr>
          <w:rFonts w:ascii="Times New Roman" w:hAnsi="Times New Roman"/>
        </w:rPr>
        <w:t>1 are dealt with via the following steps:</w:t>
      </w:r>
    </w:p>
    <w:p w:rsidR="00573ABC" w:rsidRPr="00573ABC" w:rsidRDefault="00573ABC" w:rsidP="00AD56AF">
      <w:pPr>
        <w:pStyle w:val="ListParagraph"/>
        <w:numPr>
          <w:ilvl w:val="0"/>
          <w:numId w:val="33"/>
        </w:numPr>
        <w:spacing w:after="0"/>
        <w:ind w:left="360"/>
        <w:rPr>
          <w:rFonts w:ascii="Times New Roman" w:eastAsiaTheme="minorEastAsia" w:hAnsi="Times New Roman"/>
          <w:b w:val="0"/>
        </w:rPr>
      </w:pPr>
      <w:r>
        <w:rPr>
          <w:rFonts w:ascii="Times New Roman" w:hAnsi="Times New Roman"/>
          <w:b w:val="0"/>
        </w:rPr>
        <w:t xml:space="preserve">The RF that have more than </w:t>
      </w:r>
      <w:proofErr w:type="spellStart"/>
      <w:r>
        <w:rPr>
          <w:rFonts w:ascii="Times New Roman" w:hAnsi="Times New Roman"/>
          <w:b w:val="0"/>
        </w:rPr>
        <w:t>minDatesCount</w:t>
      </w:r>
      <w:proofErr w:type="spellEnd"/>
      <w:r>
        <w:rPr>
          <w:rFonts w:ascii="Times New Roman" w:hAnsi="Times New Roman"/>
          <w:b w:val="0"/>
        </w:rPr>
        <w:t xml:space="preserve"> </w:t>
      </w:r>
      <w:r w:rsidR="001B2AD3">
        <w:rPr>
          <w:rFonts w:ascii="Times New Roman" w:hAnsi="Times New Roman"/>
          <w:b w:val="0"/>
        </w:rPr>
        <w:t>“</w:t>
      </w:r>
      <w:r>
        <w:rPr>
          <w:rFonts w:ascii="Times New Roman" w:hAnsi="Times New Roman"/>
          <w:b w:val="0"/>
        </w:rPr>
        <w:t>good quality data</w:t>
      </w:r>
      <w:r w:rsidR="001B2AD3">
        <w:rPr>
          <w:rFonts w:ascii="Times New Roman" w:hAnsi="Times New Roman"/>
          <w:b w:val="0"/>
        </w:rPr>
        <w:t>”</w:t>
      </w:r>
      <w:r>
        <w:rPr>
          <w:rFonts w:ascii="Times New Roman" w:hAnsi="Times New Roman"/>
          <w:b w:val="0"/>
        </w:rPr>
        <w:t xml:space="preserve"> are assigned as member of Set 1;</w:t>
      </w:r>
    </w:p>
    <w:p w:rsidR="00AD56AF" w:rsidRPr="00AD56AF" w:rsidRDefault="00A7109E" w:rsidP="00AD56AF">
      <w:pPr>
        <w:pStyle w:val="ListParagraph"/>
        <w:numPr>
          <w:ilvl w:val="0"/>
          <w:numId w:val="33"/>
        </w:numPr>
        <w:spacing w:after="0"/>
        <w:ind w:left="360"/>
        <w:rPr>
          <w:rFonts w:ascii="Times New Roman" w:eastAsiaTheme="minorEastAsia" w:hAnsi="Times New Roman"/>
          <w:b w:val="0"/>
        </w:rPr>
      </w:pPr>
      <w:r w:rsidRPr="00AD56AF">
        <w:rPr>
          <w:rFonts w:ascii="Times New Roman" w:hAnsi="Times New Roman"/>
          <w:b w:val="0"/>
        </w:rPr>
        <w:t xml:space="preserve">The common dates where historical data for RF in Set 1 are available, are identified. </w:t>
      </w:r>
    </w:p>
    <w:p w:rsidR="00AE641A" w:rsidRDefault="00A7109E" w:rsidP="00AD56AF">
      <w:pPr>
        <w:pStyle w:val="ListParagraph"/>
        <w:numPr>
          <w:ilvl w:val="0"/>
          <w:numId w:val="33"/>
        </w:numPr>
        <w:spacing w:after="0"/>
        <w:ind w:left="360"/>
        <w:rPr>
          <w:rFonts w:ascii="Times New Roman" w:eastAsiaTheme="minorEastAsia" w:hAnsi="Times New Roman"/>
          <w:b w:val="0"/>
        </w:rPr>
      </w:pPr>
      <w:r w:rsidRPr="00AD56AF">
        <w:rPr>
          <w:rFonts w:ascii="Times New Roman" w:hAnsi="Times New Roman"/>
          <w:b w:val="0"/>
        </w:rPr>
        <w:t>The matrix of log-returns</w:t>
      </w:r>
      <w:r w:rsidR="00B72A93" w:rsidRPr="00AD56AF">
        <w:rPr>
          <w:rFonts w:ascii="Times New Roman" w:eastAsiaTheme="minorEastAsia" w:hAnsi="Times New Roman"/>
          <w:b w:val="0"/>
        </w:rPr>
        <w:t xml:space="preserve"> </w:t>
      </w:r>
      <w:r w:rsidR="00AD56AF" w:rsidRPr="00AD56AF">
        <w:rPr>
          <w:rFonts w:ascii="Times New Roman" w:eastAsiaTheme="minorEastAsia" w:hAnsi="Times New Roman"/>
          <w:b w:val="0"/>
        </w:rPr>
        <w:t>is calculated based on these common dates</w:t>
      </w:r>
      <w:r w:rsidR="00155F6F">
        <w:rPr>
          <w:rFonts w:ascii="Times New Roman" w:eastAsiaTheme="minorEastAsia" w:hAnsi="Times New Roman"/>
          <w:b w:val="0"/>
        </w:rPr>
        <w:t>;</w:t>
      </w:r>
    </w:p>
    <w:p w:rsidR="00573ABC" w:rsidRPr="00573ABC" w:rsidRDefault="00573ABC" w:rsidP="00AD56AF">
      <w:pPr>
        <w:pStyle w:val="ListParagraph"/>
        <w:numPr>
          <w:ilvl w:val="0"/>
          <w:numId w:val="33"/>
        </w:numPr>
        <w:spacing w:after="0"/>
        <w:ind w:left="360"/>
        <w:rPr>
          <w:rFonts w:ascii="Times New Roman" w:eastAsiaTheme="minorEastAsia" w:hAnsi="Times New Roman"/>
          <w:b w:val="0"/>
        </w:rPr>
      </w:pPr>
      <w:r w:rsidRPr="00573ABC">
        <w:rPr>
          <w:rFonts w:ascii="Times New Roman" w:eastAsiaTheme="minorEastAsia" w:hAnsi="Times New Roman"/>
          <w:b w:val="0"/>
        </w:rPr>
        <w:t>The Principal Component Analysis (PCA) is performed for each risk factor type. This is only done to handle RF from Set and is described in more detail below</w:t>
      </w:r>
      <w:r>
        <w:rPr>
          <w:rFonts w:ascii="Times New Roman" w:eastAsiaTheme="minorEastAsia" w:hAnsi="Times New Roman"/>
          <w:b w:val="0"/>
        </w:rPr>
        <w:t>. Historical time series corresponding to the PC are cal</w:t>
      </w:r>
      <w:r w:rsidR="008C2CCE">
        <w:rPr>
          <w:rFonts w:ascii="Times New Roman" w:eastAsiaTheme="minorEastAsia" w:hAnsi="Times New Roman"/>
          <w:b w:val="0"/>
        </w:rPr>
        <w:t>c</w:t>
      </w:r>
      <w:r>
        <w:rPr>
          <w:rFonts w:ascii="Times New Roman" w:eastAsiaTheme="minorEastAsia" w:hAnsi="Times New Roman"/>
          <w:b w:val="0"/>
        </w:rPr>
        <w:t>ulated</w:t>
      </w:r>
      <w:r w:rsidRPr="00573ABC">
        <w:rPr>
          <w:rFonts w:ascii="Times New Roman" w:eastAsiaTheme="minorEastAsia" w:hAnsi="Times New Roman"/>
          <w:b w:val="0"/>
        </w:rPr>
        <w:t>;</w:t>
      </w:r>
    </w:p>
    <w:p w:rsidR="00155F6F" w:rsidRDefault="00155F6F" w:rsidP="00AD56AF">
      <w:pPr>
        <w:pStyle w:val="ListParagraph"/>
        <w:numPr>
          <w:ilvl w:val="0"/>
          <w:numId w:val="33"/>
        </w:numPr>
        <w:spacing w:after="0"/>
        <w:ind w:left="360"/>
        <w:rPr>
          <w:rFonts w:ascii="Times New Roman" w:eastAsiaTheme="minorEastAsia" w:hAnsi="Times New Roman"/>
          <w:b w:val="0"/>
        </w:rPr>
      </w:pPr>
      <w:r>
        <w:rPr>
          <w:rFonts w:ascii="Times New Roman" w:eastAsiaTheme="minorEastAsia" w:hAnsi="Times New Roman"/>
          <w:b w:val="0"/>
        </w:rPr>
        <w:t>Independent normally distributed standard normal variables are generated;</w:t>
      </w:r>
    </w:p>
    <w:p w:rsidR="00155F6F" w:rsidRDefault="00155F6F" w:rsidP="00AD56AF">
      <w:pPr>
        <w:pStyle w:val="ListParagraph"/>
        <w:numPr>
          <w:ilvl w:val="0"/>
          <w:numId w:val="33"/>
        </w:numPr>
        <w:spacing w:after="0"/>
        <w:ind w:left="360"/>
        <w:rPr>
          <w:rFonts w:ascii="Times New Roman" w:eastAsiaTheme="minorEastAsia" w:hAnsi="Times New Roman"/>
          <w:b w:val="0"/>
        </w:rPr>
      </w:pPr>
      <w:r>
        <w:rPr>
          <w:rFonts w:ascii="Times New Roman" w:eastAsiaTheme="minorEastAsia" w:hAnsi="Times New Roman"/>
          <w:b w:val="0"/>
        </w:rPr>
        <w:t>Simulated returns are calculated according to equation (1) above;</w:t>
      </w:r>
    </w:p>
    <w:p w:rsidR="00155F6F" w:rsidRDefault="00155F6F" w:rsidP="00AD56AF">
      <w:pPr>
        <w:pStyle w:val="ListParagraph"/>
        <w:numPr>
          <w:ilvl w:val="0"/>
          <w:numId w:val="33"/>
        </w:numPr>
        <w:spacing w:after="0"/>
        <w:ind w:left="360"/>
        <w:rPr>
          <w:rFonts w:ascii="Times New Roman" w:eastAsiaTheme="minorEastAsia" w:hAnsi="Times New Roman"/>
          <w:b w:val="0"/>
        </w:rPr>
      </w:pPr>
      <w:r>
        <w:rPr>
          <w:rFonts w:ascii="Times New Roman" w:eastAsiaTheme="minorEastAsia" w:hAnsi="Times New Roman"/>
          <w:b w:val="0"/>
        </w:rPr>
        <w:t>The simulated returns are transformed to comply with empirically observed distributions for each RF.</w:t>
      </w:r>
    </w:p>
    <w:p w:rsidR="00EF6850" w:rsidRDefault="00EF6850" w:rsidP="00EF6850">
      <w:pPr>
        <w:spacing w:after="0"/>
        <w:rPr>
          <w:rFonts w:ascii="Times New Roman" w:eastAsiaTheme="minorEastAsia" w:hAnsi="Times New Roman"/>
        </w:rPr>
      </w:pPr>
    </w:p>
    <w:p w:rsidR="001B2AD3" w:rsidRDefault="001B2AD3" w:rsidP="00EF6850">
      <w:pPr>
        <w:spacing w:after="0"/>
        <w:rPr>
          <w:rFonts w:ascii="Times New Roman" w:eastAsiaTheme="minorEastAsia" w:hAnsi="Times New Roman"/>
        </w:rPr>
      </w:pPr>
      <w:r>
        <w:rPr>
          <w:rFonts w:ascii="Times New Roman" w:eastAsiaTheme="minorEastAsia" w:hAnsi="Times New Roman"/>
        </w:rPr>
        <w:t xml:space="preserve">To identify “good quality data” some data quality control is implemented. </w:t>
      </w:r>
      <w:r w:rsidRPr="001B2AD3">
        <w:rPr>
          <w:rFonts w:ascii="Times New Roman" w:eastAsiaTheme="minorEastAsia" w:hAnsi="Times New Roman"/>
        </w:rPr>
        <w:t xml:space="preserve">The input parameters </w:t>
      </w:r>
      <w:proofErr w:type="spellStart"/>
      <w:r w:rsidRPr="001B2AD3">
        <w:rPr>
          <w:rFonts w:ascii="Times New Roman" w:hAnsi="Times New Roman" w:cs="Times New Roman"/>
        </w:rPr>
        <w:t>maxAllowedGap</w:t>
      </w:r>
      <w:proofErr w:type="spellEnd"/>
      <w:r w:rsidR="00590C00">
        <w:rPr>
          <w:rFonts w:ascii="Times New Roman" w:hAnsi="Times New Roman" w:cs="Times New Roman"/>
        </w:rPr>
        <w:t>,</w:t>
      </w:r>
      <w:r w:rsidRPr="001B2AD3">
        <w:rPr>
          <w:rFonts w:ascii="Times New Roman" w:hAnsi="Times New Roman" w:cs="Times New Roman"/>
        </w:rPr>
        <w:t xml:space="preserve"> </w:t>
      </w:r>
      <w:proofErr w:type="spellStart"/>
      <w:r w:rsidRPr="001B2AD3">
        <w:rPr>
          <w:rFonts w:ascii="Times New Roman" w:hAnsi="Times New Roman" w:cs="Times New Roman"/>
        </w:rPr>
        <w:t>maxDatesUnch</w:t>
      </w:r>
      <w:proofErr w:type="spellEnd"/>
      <w:r w:rsidRPr="001B2AD3">
        <w:rPr>
          <w:rFonts w:ascii="Times New Roman" w:hAnsi="Times New Roman" w:cs="Times New Roman"/>
        </w:rPr>
        <w:t xml:space="preserve"> and </w:t>
      </w:r>
      <w:proofErr w:type="spellStart"/>
      <w:r w:rsidRPr="001B2AD3">
        <w:rPr>
          <w:rFonts w:ascii="Times New Roman" w:hAnsi="Times New Roman" w:cs="Times New Roman"/>
        </w:rPr>
        <w:t>staleDataDailyVolMin</w:t>
      </w:r>
      <w:proofErr w:type="spellEnd"/>
      <w:r w:rsidRPr="001B2AD3">
        <w:rPr>
          <w:rFonts w:ascii="Times New Roman" w:hAnsi="Times New Roman" w:cs="Times New Roman"/>
        </w:rPr>
        <w:t xml:space="preserve"> control this process.</w:t>
      </w:r>
      <w:r>
        <w:rPr>
          <w:rFonts w:ascii="Times New Roman" w:hAnsi="Times New Roman" w:cs="Times New Roman"/>
          <w:sz w:val="20"/>
          <w:szCs w:val="20"/>
        </w:rPr>
        <w:t xml:space="preserve"> If the data has gaps exceeding </w:t>
      </w:r>
      <w:proofErr w:type="spellStart"/>
      <w:r w:rsidRPr="001B2AD3">
        <w:rPr>
          <w:rFonts w:ascii="Times New Roman" w:hAnsi="Times New Roman" w:cs="Times New Roman"/>
        </w:rPr>
        <w:t>maxAllowedGap</w:t>
      </w:r>
      <w:proofErr w:type="spellEnd"/>
      <w:r>
        <w:rPr>
          <w:rFonts w:ascii="Times New Roman" w:hAnsi="Times New Roman" w:cs="Times New Roman"/>
        </w:rPr>
        <w:t xml:space="preserve"> or stretches of unchanging data exceeding </w:t>
      </w:r>
      <w:proofErr w:type="spellStart"/>
      <w:r w:rsidRPr="001B2AD3">
        <w:rPr>
          <w:rFonts w:ascii="Times New Roman" w:hAnsi="Times New Roman" w:cs="Times New Roman"/>
        </w:rPr>
        <w:t>maxDatesUnch</w:t>
      </w:r>
      <w:proofErr w:type="spellEnd"/>
      <w:r>
        <w:rPr>
          <w:rFonts w:ascii="Times New Roman" w:hAnsi="Times New Roman" w:cs="Times New Roman"/>
        </w:rPr>
        <w:t xml:space="preserve"> it daily volatility </w:t>
      </w:r>
      <w:r>
        <w:rPr>
          <w:rFonts w:ascii="Times New Roman" w:hAnsi="Times New Roman" w:cs="Times New Roman"/>
        </w:rPr>
        <w:lastRenderedPageBreak/>
        <w:t xml:space="preserve">below </w:t>
      </w:r>
      <w:proofErr w:type="spellStart"/>
      <w:r w:rsidRPr="001B2AD3">
        <w:rPr>
          <w:rFonts w:ascii="Times New Roman" w:hAnsi="Times New Roman" w:cs="Times New Roman"/>
        </w:rPr>
        <w:t>staleDataDailyVolMin</w:t>
      </w:r>
      <w:proofErr w:type="spellEnd"/>
      <w:r>
        <w:rPr>
          <w:rFonts w:ascii="Times New Roman" w:hAnsi="Times New Roman" w:cs="Times New Roman"/>
        </w:rPr>
        <w:t>, this data is considered low quality and eliminated. Some factors from Set 1 with low quality data might be assigned to Set 2 or Set 3.</w:t>
      </w:r>
    </w:p>
    <w:p w:rsidR="001B2AD3" w:rsidRDefault="001B2AD3" w:rsidP="00EF6850">
      <w:pPr>
        <w:spacing w:after="0"/>
        <w:rPr>
          <w:rFonts w:ascii="Times New Roman" w:eastAsiaTheme="minorEastAsia" w:hAnsi="Times New Roman"/>
        </w:rPr>
      </w:pPr>
    </w:p>
    <w:p w:rsidR="00EF6850" w:rsidRDefault="00EF6850" w:rsidP="00EF6850">
      <w:pPr>
        <w:spacing w:after="0"/>
        <w:rPr>
          <w:rFonts w:ascii="Times New Roman" w:eastAsiaTheme="minorEastAsia" w:hAnsi="Times New Roman"/>
        </w:rPr>
      </w:pPr>
      <w:r>
        <w:rPr>
          <w:rFonts w:ascii="Times New Roman" w:eastAsiaTheme="minorEastAsia" w:hAnsi="Times New Roman"/>
        </w:rPr>
        <w:t xml:space="preserve">In order to deal with the RF from Set 2 we employ regression analysis of these risk factors against principal components (PC) for the corresponding </w:t>
      </w:r>
      <w:r w:rsidR="00573ABC">
        <w:rPr>
          <w:rFonts w:ascii="Times New Roman" w:eastAsiaTheme="minorEastAsia" w:hAnsi="Times New Roman"/>
        </w:rPr>
        <w:t xml:space="preserve">risk factor </w:t>
      </w:r>
      <w:r>
        <w:rPr>
          <w:rFonts w:ascii="Times New Roman" w:eastAsiaTheme="minorEastAsia" w:hAnsi="Times New Roman"/>
        </w:rPr>
        <w:t>type. To achieve this we perform Principal Component Analysis (PCA) for the R</w:t>
      </w:r>
      <w:r w:rsidR="00633DA3">
        <w:rPr>
          <w:rFonts w:ascii="Times New Roman" w:eastAsiaTheme="minorEastAsia" w:hAnsi="Times New Roman"/>
        </w:rPr>
        <w:t>F</w:t>
      </w:r>
      <w:r>
        <w:rPr>
          <w:rFonts w:ascii="Times New Roman" w:eastAsiaTheme="minorEastAsia" w:hAnsi="Times New Roman"/>
        </w:rPr>
        <w:t xml:space="preserve"> from Set 1 for each of the following risk factor types:</w:t>
      </w:r>
    </w:p>
    <w:p w:rsidR="00EF6850" w:rsidRPr="00EF6850" w:rsidRDefault="00EF6850" w:rsidP="00EF6850">
      <w:pPr>
        <w:pStyle w:val="ListParagraph"/>
        <w:numPr>
          <w:ilvl w:val="0"/>
          <w:numId w:val="33"/>
        </w:numPr>
        <w:spacing w:after="0"/>
        <w:rPr>
          <w:rFonts w:ascii="Times New Roman" w:eastAsiaTheme="minorEastAsia" w:hAnsi="Times New Roman"/>
          <w:b w:val="0"/>
        </w:rPr>
      </w:pPr>
      <w:r w:rsidRPr="00EF6850">
        <w:rPr>
          <w:rFonts w:ascii="Times New Roman" w:eastAsiaTheme="minorEastAsia" w:hAnsi="Times New Roman"/>
          <w:b w:val="0"/>
        </w:rPr>
        <w:t>Equity Spot;</w:t>
      </w:r>
    </w:p>
    <w:p w:rsidR="00EF6850" w:rsidRPr="00EF6850" w:rsidRDefault="00EF6850" w:rsidP="00EF6850">
      <w:pPr>
        <w:pStyle w:val="ListParagraph"/>
        <w:numPr>
          <w:ilvl w:val="0"/>
          <w:numId w:val="33"/>
        </w:numPr>
        <w:spacing w:after="0"/>
        <w:rPr>
          <w:rFonts w:ascii="Times New Roman" w:eastAsiaTheme="minorEastAsia" w:hAnsi="Times New Roman"/>
          <w:b w:val="0"/>
        </w:rPr>
      </w:pPr>
      <w:r w:rsidRPr="00EF6850">
        <w:rPr>
          <w:rFonts w:ascii="Times New Roman" w:eastAsiaTheme="minorEastAsia" w:hAnsi="Times New Roman"/>
          <w:b w:val="0"/>
        </w:rPr>
        <w:t>Equity Vol</w:t>
      </w:r>
      <w:r w:rsidR="00E874DB">
        <w:rPr>
          <w:rFonts w:ascii="Times New Roman" w:eastAsiaTheme="minorEastAsia" w:hAnsi="Times New Roman"/>
          <w:b w:val="0"/>
        </w:rPr>
        <w:t>atility</w:t>
      </w:r>
      <w:r w:rsidRPr="00EF6850">
        <w:rPr>
          <w:rFonts w:ascii="Times New Roman" w:eastAsiaTheme="minorEastAsia" w:hAnsi="Times New Roman"/>
          <w:b w:val="0"/>
        </w:rPr>
        <w:t>;</w:t>
      </w:r>
    </w:p>
    <w:p w:rsidR="00EF6850" w:rsidRPr="00EF6850" w:rsidRDefault="00EF6850" w:rsidP="00EF6850">
      <w:pPr>
        <w:pStyle w:val="ListParagraph"/>
        <w:numPr>
          <w:ilvl w:val="0"/>
          <w:numId w:val="33"/>
        </w:numPr>
        <w:spacing w:after="0"/>
        <w:rPr>
          <w:rFonts w:ascii="Times New Roman" w:eastAsiaTheme="minorEastAsia" w:hAnsi="Times New Roman"/>
          <w:b w:val="0"/>
        </w:rPr>
      </w:pPr>
      <w:r w:rsidRPr="00EF6850">
        <w:rPr>
          <w:rFonts w:ascii="Times New Roman" w:eastAsiaTheme="minorEastAsia" w:hAnsi="Times New Roman"/>
          <w:b w:val="0"/>
        </w:rPr>
        <w:t>FX Forward;</w:t>
      </w:r>
    </w:p>
    <w:p w:rsidR="00EF6850" w:rsidRPr="00EF6850" w:rsidRDefault="00EF6850" w:rsidP="00EF6850">
      <w:pPr>
        <w:pStyle w:val="ListParagraph"/>
        <w:numPr>
          <w:ilvl w:val="0"/>
          <w:numId w:val="33"/>
        </w:numPr>
        <w:spacing w:after="0"/>
        <w:rPr>
          <w:rFonts w:ascii="Times New Roman" w:eastAsiaTheme="minorEastAsia" w:hAnsi="Times New Roman"/>
          <w:b w:val="0"/>
        </w:rPr>
      </w:pPr>
      <w:r w:rsidRPr="00EF6850">
        <w:rPr>
          <w:rFonts w:ascii="Times New Roman" w:eastAsiaTheme="minorEastAsia" w:hAnsi="Times New Roman"/>
          <w:b w:val="0"/>
        </w:rPr>
        <w:t xml:space="preserve">FX Pair </w:t>
      </w:r>
      <w:r w:rsidR="00E874DB" w:rsidRPr="00EF6850">
        <w:rPr>
          <w:rFonts w:ascii="Times New Roman" w:eastAsiaTheme="minorEastAsia" w:hAnsi="Times New Roman"/>
          <w:b w:val="0"/>
        </w:rPr>
        <w:t>Vol</w:t>
      </w:r>
      <w:r w:rsidR="00E874DB">
        <w:rPr>
          <w:rFonts w:ascii="Times New Roman" w:eastAsiaTheme="minorEastAsia" w:hAnsi="Times New Roman"/>
          <w:b w:val="0"/>
        </w:rPr>
        <w:t>atility</w:t>
      </w:r>
      <w:r w:rsidRPr="00EF6850">
        <w:rPr>
          <w:rFonts w:ascii="Times New Roman" w:eastAsiaTheme="minorEastAsia" w:hAnsi="Times New Roman"/>
          <w:b w:val="0"/>
        </w:rPr>
        <w:t>;</w:t>
      </w:r>
    </w:p>
    <w:p w:rsidR="00EF6850" w:rsidRPr="00EF6850" w:rsidRDefault="00EF6850" w:rsidP="00EF6850">
      <w:pPr>
        <w:pStyle w:val="ListParagraph"/>
        <w:numPr>
          <w:ilvl w:val="0"/>
          <w:numId w:val="33"/>
        </w:numPr>
        <w:spacing w:after="0"/>
        <w:rPr>
          <w:rFonts w:ascii="Times New Roman" w:eastAsiaTheme="minorEastAsia" w:hAnsi="Times New Roman"/>
          <w:b w:val="0"/>
        </w:rPr>
      </w:pPr>
      <w:r w:rsidRPr="00EF6850">
        <w:rPr>
          <w:rFonts w:ascii="Times New Roman" w:eastAsiaTheme="minorEastAsia" w:hAnsi="Times New Roman"/>
          <w:b w:val="0"/>
        </w:rPr>
        <w:t>FX Spot;</w:t>
      </w:r>
    </w:p>
    <w:p w:rsidR="00EF6850" w:rsidRPr="00EF6850" w:rsidRDefault="00EF6850" w:rsidP="00EF6850">
      <w:pPr>
        <w:pStyle w:val="ListParagraph"/>
        <w:numPr>
          <w:ilvl w:val="0"/>
          <w:numId w:val="33"/>
        </w:numPr>
        <w:spacing w:after="0"/>
        <w:rPr>
          <w:rFonts w:ascii="Times New Roman" w:eastAsiaTheme="minorEastAsia" w:hAnsi="Times New Roman"/>
          <w:b w:val="0"/>
        </w:rPr>
      </w:pPr>
      <w:r w:rsidRPr="00EF6850">
        <w:rPr>
          <w:rFonts w:ascii="Times New Roman" w:eastAsiaTheme="minorEastAsia" w:hAnsi="Times New Roman"/>
          <w:b w:val="0"/>
        </w:rPr>
        <w:t>IR Curve;</w:t>
      </w:r>
    </w:p>
    <w:p w:rsidR="00EF6850" w:rsidRDefault="00EF6850" w:rsidP="00EF6850">
      <w:pPr>
        <w:pStyle w:val="ListParagraph"/>
        <w:numPr>
          <w:ilvl w:val="0"/>
          <w:numId w:val="33"/>
        </w:numPr>
        <w:spacing w:after="0"/>
        <w:rPr>
          <w:rFonts w:ascii="Times New Roman" w:eastAsiaTheme="minorEastAsia" w:hAnsi="Times New Roman"/>
          <w:b w:val="0"/>
        </w:rPr>
      </w:pPr>
      <w:r w:rsidRPr="00EF6850">
        <w:rPr>
          <w:rFonts w:ascii="Times New Roman" w:eastAsiaTheme="minorEastAsia" w:hAnsi="Times New Roman"/>
          <w:b w:val="0"/>
        </w:rPr>
        <w:t xml:space="preserve">IR Cap </w:t>
      </w:r>
      <w:r w:rsidR="00E874DB" w:rsidRPr="00EF6850">
        <w:rPr>
          <w:rFonts w:ascii="Times New Roman" w:eastAsiaTheme="minorEastAsia" w:hAnsi="Times New Roman"/>
          <w:b w:val="0"/>
        </w:rPr>
        <w:t>Vol</w:t>
      </w:r>
      <w:r w:rsidR="00E874DB">
        <w:rPr>
          <w:rFonts w:ascii="Times New Roman" w:eastAsiaTheme="minorEastAsia" w:hAnsi="Times New Roman"/>
          <w:b w:val="0"/>
        </w:rPr>
        <w:t>atility</w:t>
      </w:r>
      <w:r w:rsidRPr="00EF6850">
        <w:rPr>
          <w:rFonts w:ascii="Times New Roman" w:eastAsiaTheme="minorEastAsia" w:hAnsi="Times New Roman"/>
          <w:b w:val="0"/>
        </w:rPr>
        <w:t>.</w:t>
      </w:r>
    </w:p>
    <w:p w:rsidR="00335615" w:rsidRDefault="00335615" w:rsidP="00335615">
      <w:pPr>
        <w:pStyle w:val="ListParagraph"/>
        <w:numPr>
          <w:ilvl w:val="0"/>
          <w:numId w:val="0"/>
        </w:numPr>
        <w:spacing w:after="0"/>
        <w:ind w:left="720"/>
        <w:rPr>
          <w:rFonts w:ascii="Times New Roman" w:eastAsiaTheme="minorEastAsia" w:hAnsi="Times New Roman"/>
          <w:b w:val="0"/>
        </w:rPr>
      </w:pPr>
    </w:p>
    <w:p w:rsidR="00633DA3" w:rsidRPr="00633DA3" w:rsidRDefault="00573ABC" w:rsidP="00633DA3">
      <w:pPr>
        <w:spacing w:after="0"/>
        <w:rPr>
          <w:rFonts w:ascii="Times New Roman" w:eastAsiaTheme="minorEastAsia" w:hAnsi="Times New Roman"/>
        </w:rPr>
      </w:pPr>
      <w:r>
        <w:rPr>
          <w:rFonts w:ascii="Times New Roman" w:eastAsiaTheme="minorEastAsia" w:hAnsi="Times New Roman"/>
        </w:rPr>
        <w:t>Then each RF from the Set2 is regressed against appropriate set of PCA. The resulting regression coefficients and residual volatility are used to generate simulation.</w:t>
      </w:r>
      <w:r w:rsidR="00BD51E4">
        <w:rPr>
          <w:rFonts w:ascii="Times New Roman" w:eastAsiaTheme="minorEastAsia" w:hAnsi="Times New Roman"/>
        </w:rPr>
        <w:t xml:space="preserve"> These calculations are described in more details Appendix C.</w:t>
      </w:r>
      <w:r w:rsidR="001D623F">
        <w:rPr>
          <w:rFonts w:ascii="Times New Roman" w:eastAsiaTheme="minorEastAsia" w:hAnsi="Times New Roman"/>
        </w:rPr>
        <w:t xml:space="preserve"> The numerical algorithm for PCA based on </w:t>
      </w:r>
      <w:proofErr w:type="spellStart"/>
      <w:r w:rsidR="001D623F">
        <w:rPr>
          <w:rFonts w:ascii="Times New Roman" w:eastAsiaTheme="minorEastAsia" w:hAnsi="Times New Roman"/>
        </w:rPr>
        <w:t>Lanczos</w:t>
      </w:r>
      <w:proofErr w:type="spellEnd"/>
      <w:r w:rsidR="001D623F">
        <w:rPr>
          <w:rFonts w:ascii="Times New Roman" w:eastAsiaTheme="minorEastAsia" w:hAnsi="Times New Roman"/>
        </w:rPr>
        <w:t xml:space="preserve"> subspace reduction (3) is described in Appendix D.</w:t>
      </w:r>
    </w:p>
    <w:p w:rsidR="00B354E9" w:rsidRDefault="00B354E9">
      <w:pPr>
        <w:rPr>
          <w:rFonts w:asciiTheme="majorHAnsi" w:eastAsiaTheme="majorEastAsia" w:hAnsiTheme="majorHAnsi" w:cstheme="majorBidi"/>
          <w:b/>
          <w:bCs/>
          <w:color w:val="365F91" w:themeColor="accent1" w:themeShade="BF"/>
          <w:sz w:val="28"/>
          <w:szCs w:val="28"/>
        </w:rPr>
      </w:pPr>
      <w:bookmarkStart w:id="32" w:name="_Toc325475776"/>
      <w:bookmarkStart w:id="33" w:name="_Toc335741261"/>
      <w:bookmarkStart w:id="34" w:name="_Toc352331071"/>
      <w:r>
        <w:br w:type="page"/>
      </w:r>
    </w:p>
    <w:p w:rsidR="002F54DE" w:rsidRPr="00D54AAD" w:rsidRDefault="002F54DE" w:rsidP="00901FD3">
      <w:pPr>
        <w:pStyle w:val="Heading1"/>
      </w:pPr>
      <w:bookmarkStart w:id="35" w:name="_Toc394567751"/>
      <w:r w:rsidRPr="00D54AAD">
        <w:lastRenderedPageBreak/>
        <w:t>Model Outputs Testing</w:t>
      </w:r>
      <w:bookmarkEnd w:id="32"/>
      <w:bookmarkEnd w:id="33"/>
      <w:bookmarkEnd w:id="34"/>
      <w:bookmarkEnd w:id="35"/>
    </w:p>
    <w:p w:rsidR="001B64F3" w:rsidRDefault="00AE1745" w:rsidP="004E109D">
      <w:pPr>
        <w:contextualSpacing/>
        <w:rPr>
          <w:rFonts w:ascii="Times New Roman" w:hAnsi="Times New Roman" w:cs="Times New Roman"/>
        </w:rPr>
      </w:pPr>
      <w:r>
        <w:rPr>
          <w:rFonts w:ascii="Times New Roman" w:hAnsi="Times New Roman" w:cs="Times New Roman"/>
        </w:rPr>
        <w:t>Unless it is noted otherwise, a</w:t>
      </w:r>
      <w:r w:rsidR="001B64F3">
        <w:rPr>
          <w:rFonts w:ascii="Times New Roman" w:hAnsi="Times New Roman" w:cs="Times New Roman"/>
        </w:rPr>
        <w:t>ll test results described below where obtained for the VaR run as of 5/27/2014 based on 2 years of historical data.</w:t>
      </w:r>
      <w:r>
        <w:rPr>
          <w:rFonts w:ascii="Times New Roman" w:hAnsi="Times New Roman" w:cs="Times New Roman"/>
        </w:rPr>
        <w:t xml:space="preserve"> The number of MC simulations is set 1000.</w:t>
      </w:r>
    </w:p>
    <w:p w:rsidR="001B64F3" w:rsidRDefault="001B64F3" w:rsidP="004E109D">
      <w:pPr>
        <w:contextualSpacing/>
        <w:rPr>
          <w:rFonts w:ascii="Times New Roman" w:hAnsi="Times New Roman" w:cs="Times New Roman"/>
        </w:rPr>
      </w:pPr>
    </w:p>
    <w:p w:rsidR="00767F47" w:rsidRPr="00767F47" w:rsidRDefault="00767F47" w:rsidP="004E109D">
      <w:pPr>
        <w:contextualSpacing/>
        <w:rPr>
          <w:rFonts w:ascii="Times New Roman" w:hAnsi="Times New Roman" w:cs="Times New Roman"/>
          <w:i/>
          <w:u w:val="single"/>
        </w:rPr>
      </w:pPr>
      <w:r w:rsidRPr="00767F47">
        <w:rPr>
          <w:rFonts w:ascii="Times New Roman" w:hAnsi="Times New Roman" w:cs="Times New Roman"/>
          <w:i/>
          <w:u w:val="single"/>
        </w:rPr>
        <w:t>Comparing volatilities of simulated risk factors</w:t>
      </w:r>
      <w:r>
        <w:rPr>
          <w:rFonts w:ascii="Times New Roman" w:hAnsi="Times New Roman" w:cs="Times New Roman"/>
          <w:i/>
          <w:u w:val="single"/>
        </w:rPr>
        <w:t xml:space="preserve"> to the historical volatilities</w:t>
      </w:r>
    </w:p>
    <w:p w:rsidR="002F54DE" w:rsidRDefault="001B64F3" w:rsidP="00DF4E32">
      <w:pPr>
        <w:spacing w:after="0"/>
        <w:contextualSpacing/>
        <w:rPr>
          <w:rFonts w:ascii="Times New Roman" w:hAnsi="Times New Roman" w:cs="Times New Roman"/>
        </w:rPr>
      </w:pPr>
      <w:r>
        <w:rPr>
          <w:rFonts w:ascii="Times New Roman" w:hAnsi="Times New Roman" w:cs="Times New Roman"/>
        </w:rPr>
        <w:t xml:space="preserve">The MC simulations are designed to replicate the historically observed volatilities and correlations across the risk factors. </w:t>
      </w:r>
      <w:r w:rsidR="003F5067">
        <w:rPr>
          <w:rFonts w:ascii="Times New Roman" w:hAnsi="Times New Roman" w:cs="Times New Roman"/>
        </w:rPr>
        <w:t>The good agreement between observed and simulated numbers is expected f</w:t>
      </w:r>
      <w:r w:rsidR="0007687C">
        <w:rPr>
          <w:rFonts w:ascii="Times New Roman" w:hAnsi="Times New Roman" w:cs="Times New Roman"/>
        </w:rPr>
        <w:t xml:space="preserve">or all risk factors that were not </w:t>
      </w:r>
      <w:proofErr w:type="spellStart"/>
      <w:r w:rsidR="0007687C">
        <w:rPr>
          <w:rFonts w:ascii="Times New Roman" w:hAnsi="Times New Roman" w:cs="Times New Roman"/>
        </w:rPr>
        <w:t>proxied</w:t>
      </w:r>
      <w:proofErr w:type="spellEnd"/>
      <w:r w:rsidR="0007687C">
        <w:rPr>
          <w:rFonts w:ascii="Times New Roman" w:hAnsi="Times New Roman" w:cs="Times New Roman"/>
        </w:rPr>
        <w:t xml:space="preserve"> and simulated as log-normal. The table 4 below presents the results for 40 risk factors with the largest relative differences between historical volatility and the volatility of the simulations. The relative differences between the volatilities for the rest 4328 risk factors are between -5.3% and 5.7%, for 3800 of them the relative difference does not exceed 3%.  </w:t>
      </w:r>
    </w:p>
    <w:p w:rsidR="00DF4E32" w:rsidRDefault="00DF4E32" w:rsidP="00DF4E32">
      <w:pPr>
        <w:spacing w:after="0"/>
        <w:rPr>
          <w:rFonts w:ascii="Times New Roman" w:hAnsi="Times New Roman" w:cs="Times New Roman"/>
        </w:rPr>
      </w:pPr>
    </w:p>
    <w:p w:rsidR="00490ACD" w:rsidRDefault="0007687C">
      <w:pPr>
        <w:rPr>
          <w:rFonts w:ascii="Times New Roman" w:hAnsi="Times New Roman" w:cs="Times New Roman"/>
        </w:rPr>
      </w:pPr>
      <w:r>
        <w:rPr>
          <w:rFonts w:ascii="Times New Roman" w:hAnsi="Times New Roman" w:cs="Times New Roman"/>
        </w:rPr>
        <w:t xml:space="preserve">Table 4: Simulated versus historical volatilities for the factors that are not </w:t>
      </w:r>
      <w:proofErr w:type="spellStart"/>
      <w:r>
        <w:rPr>
          <w:rFonts w:ascii="Times New Roman" w:hAnsi="Times New Roman" w:cs="Times New Roman"/>
        </w:rPr>
        <w:t>proxied</w:t>
      </w:r>
      <w:proofErr w:type="spellEnd"/>
      <w:r>
        <w:rPr>
          <w:rFonts w:ascii="Times New Roman" w:hAnsi="Times New Roman" w:cs="Times New Roman"/>
        </w:rPr>
        <w:t xml:space="preserve"> and simulated as log-normal. </w:t>
      </w:r>
    </w:p>
    <w:p w:rsidR="0007687C" w:rsidRDefault="0007687C">
      <w:pPr>
        <w:rPr>
          <w:rFonts w:ascii="Times New Roman" w:hAnsi="Times New Roman" w:cs="Times New Roman"/>
        </w:rPr>
      </w:pPr>
      <w:r w:rsidRPr="0007687C">
        <w:rPr>
          <w:noProof/>
        </w:rPr>
        <w:drawing>
          <wp:inline distT="0" distB="0" distL="0" distR="0" wp14:anchorId="2CD66B82" wp14:editId="38E721EF">
            <wp:extent cx="5943600" cy="2549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49525"/>
                    </a:xfrm>
                    <a:prstGeom prst="rect">
                      <a:avLst/>
                    </a:prstGeom>
                  </pic:spPr>
                </pic:pic>
              </a:graphicData>
            </a:graphic>
          </wp:inline>
        </w:drawing>
      </w:r>
    </w:p>
    <w:p w:rsidR="0007687C" w:rsidRDefault="0007687C">
      <w:pPr>
        <w:rPr>
          <w:rFonts w:ascii="Times New Roman" w:hAnsi="Times New Roman" w:cs="Times New Roman"/>
        </w:rPr>
      </w:pPr>
      <w:r w:rsidRPr="0007687C">
        <w:rPr>
          <w:noProof/>
        </w:rPr>
        <w:drawing>
          <wp:inline distT="0" distB="0" distL="0" distR="0" wp14:anchorId="6B6C9F7B" wp14:editId="412F1F3B">
            <wp:extent cx="59436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79700"/>
                    </a:xfrm>
                    <a:prstGeom prst="rect">
                      <a:avLst/>
                    </a:prstGeom>
                  </pic:spPr>
                </pic:pic>
              </a:graphicData>
            </a:graphic>
          </wp:inline>
        </w:drawing>
      </w:r>
    </w:p>
    <w:p w:rsidR="0007687C" w:rsidRDefault="0007687C" w:rsidP="0007687C">
      <w:pPr>
        <w:spacing w:after="0"/>
        <w:contextualSpacing/>
        <w:rPr>
          <w:rFonts w:ascii="Times New Roman" w:hAnsi="Times New Roman" w:cs="Times New Roman"/>
        </w:rPr>
      </w:pPr>
      <w:r>
        <w:rPr>
          <w:rFonts w:ascii="Times New Roman" w:hAnsi="Times New Roman" w:cs="Times New Roman"/>
        </w:rPr>
        <w:lastRenderedPageBreak/>
        <w:t xml:space="preserve">The Table </w:t>
      </w:r>
      <w:r w:rsidR="008B48F9">
        <w:rPr>
          <w:rFonts w:ascii="Times New Roman" w:hAnsi="Times New Roman" w:cs="Times New Roman"/>
        </w:rPr>
        <w:t>5</w:t>
      </w:r>
      <w:r>
        <w:rPr>
          <w:rFonts w:ascii="Times New Roman" w:hAnsi="Times New Roman" w:cs="Times New Roman"/>
        </w:rPr>
        <w:t xml:space="preserve"> below shows the comparison between the factors with empirical distributions </w:t>
      </w:r>
      <w:proofErr w:type="gramStart"/>
      <w:r>
        <w:rPr>
          <w:rFonts w:ascii="Times New Roman" w:hAnsi="Times New Roman" w:cs="Times New Roman"/>
        </w:rPr>
        <w:t>As</w:t>
      </w:r>
      <w:proofErr w:type="gramEnd"/>
      <w:r>
        <w:rPr>
          <w:rFonts w:ascii="Times New Roman" w:hAnsi="Times New Roman" w:cs="Times New Roman"/>
        </w:rPr>
        <w:t xml:space="preserve"> expected the volatilities of the simulated RF are </w:t>
      </w:r>
      <w:r w:rsidR="008B48F9">
        <w:rPr>
          <w:rFonts w:ascii="Times New Roman" w:hAnsi="Times New Roman" w:cs="Times New Roman"/>
        </w:rPr>
        <w:t xml:space="preserve">30%-60% </w:t>
      </w:r>
      <w:r>
        <w:rPr>
          <w:rFonts w:ascii="Times New Roman" w:hAnsi="Times New Roman" w:cs="Times New Roman"/>
        </w:rPr>
        <w:t xml:space="preserve">higher that the observed volatilities. </w:t>
      </w:r>
    </w:p>
    <w:p w:rsidR="0007687C" w:rsidRDefault="0007687C" w:rsidP="004E109D">
      <w:pPr>
        <w:contextualSpacing/>
        <w:rPr>
          <w:rFonts w:ascii="Times New Roman" w:hAnsi="Times New Roman" w:cs="Times New Roman"/>
        </w:rPr>
      </w:pPr>
    </w:p>
    <w:p w:rsidR="003F5067" w:rsidRDefault="003F5067" w:rsidP="004E109D">
      <w:pPr>
        <w:contextualSpacing/>
        <w:rPr>
          <w:rFonts w:ascii="Times New Roman" w:hAnsi="Times New Roman" w:cs="Times New Roman"/>
        </w:rPr>
      </w:pPr>
      <w:r>
        <w:rPr>
          <w:rFonts w:ascii="Times New Roman" w:hAnsi="Times New Roman" w:cs="Times New Roman"/>
        </w:rPr>
        <w:t xml:space="preserve">Table </w:t>
      </w:r>
      <w:r w:rsidR="008B48F9">
        <w:rPr>
          <w:rFonts w:ascii="Times New Roman" w:hAnsi="Times New Roman" w:cs="Times New Roman"/>
        </w:rPr>
        <w:t>5</w:t>
      </w:r>
      <w:r>
        <w:rPr>
          <w:rFonts w:ascii="Times New Roman" w:hAnsi="Times New Roman" w:cs="Times New Roman"/>
        </w:rPr>
        <w:t>: Risk factors with empirical marginal distribution: comparison volatilities</w:t>
      </w:r>
    </w:p>
    <w:p w:rsidR="008B48F9" w:rsidRDefault="008B48F9" w:rsidP="004E109D">
      <w:pPr>
        <w:contextualSpacing/>
        <w:rPr>
          <w:rFonts w:ascii="Times New Roman" w:hAnsi="Times New Roman" w:cs="Times New Roman"/>
        </w:rPr>
      </w:pPr>
      <w:r w:rsidRPr="008B48F9">
        <w:rPr>
          <w:noProof/>
        </w:rPr>
        <w:drawing>
          <wp:inline distT="0" distB="0" distL="0" distR="0" wp14:anchorId="59B3C3DF" wp14:editId="606E389F">
            <wp:extent cx="5200153" cy="674738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02689" cy="6750672"/>
                    </a:xfrm>
                    <a:prstGeom prst="rect">
                      <a:avLst/>
                    </a:prstGeom>
                  </pic:spPr>
                </pic:pic>
              </a:graphicData>
            </a:graphic>
          </wp:inline>
        </w:drawing>
      </w:r>
    </w:p>
    <w:p w:rsidR="003F5067" w:rsidRDefault="003F5067" w:rsidP="004E109D">
      <w:pPr>
        <w:contextualSpacing/>
        <w:rPr>
          <w:rFonts w:ascii="Times New Roman" w:hAnsi="Times New Roman" w:cs="Times New Roman"/>
        </w:rPr>
      </w:pPr>
    </w:p>
    <w:p w:rsidR="003F5067" w:rsidRDefault="003F5067" w:rsidP="004E109D">
      <w:pPr>
        <w:contextualSpacing/>
        <w:rPr>
          <w:rFonts w:ascii="Times New Roman" w:hAnsi="Times New Roman" w:cs="Times New Roman"/>
        </w:rPr>
      </w:pPr>
    </w:p>
    <w:p w:rsidR="00645684" w:rsidRDefault="00645684" w:rsidP="004E109D">
      <w:pPr>
        <w:contextualSpacing/>
        <w:rPr>
          <w:rFonts w:ascii="Times New Roman" w:hAnsi="Times New Roman" w:cs="Times New Roman"/>
        </w:rPr>
      </w:pPr>
    </w:p>
    <w:p w:rsidR="000429F9" w:rsidRDefault="000429F9">
      <w:bookmarkStart w:id="36" w:name="_Toc325475777"/>
      <w:bookmarkStart w:id="37" w:name="_Toc335741262"/>
      <w:bookmarkStart w:id="38" w:name="_Toc352331072"/>
    </w:p>
    <w:p w:rsidR="00490ACD" w:rsidRPr="00767F47" w:rsidRDefault="00490ACD" w:rsidP="00490ACD">
      <w:pPr>
        <w:spacing w:after="0"/>
        <w:rPr>
          <w:rFonts w:ascii="Times New Roman" w:hAnsi="Times New Roman" w:cs="Times New Roman"/>
          <w:i/>
          <w:u w:val="single"/>
        </w:rPr>
      </w:pPr>
      <w:r w:rsidRPr="00767F47">
        <w:rPr>
          <w:rFonts w:ascii="Times New Roman" w:hAnsi="Times New Roman" w:cs="Times New Roman"/>
          <w:i/>
          <w:u w:val="single"/>
        </w:rPr>
        <w:t>Comparing correlations of simulated risk factors to the historical correlations</w:t>
      </w:r>
    </w:p>
    <w:p w:rsidR="00490ACD" w:rsidRDefault="00490ACD" w:rsidP="00490ACD">
      <w:pPr>
        <w:rPr>
          <w:rFonts w:ascii="Times New Roman" w:hAnsi="Times New Roman" w:cs="Times New Roman"/>
        </w:rPr>
      </w:pPr>
      <w:r>
        <w:rPr>
          <w:rFonts w:ascii="Times New Roman" w:hAnsi="Times New Roman" w:cs="Times New Roman"/>
        </w:rPr>
        <w:t>The comparison of the correlations for few major risk factors is shown in the Table 6. The historical and simulated correlations are similar.</w:t>
      </w:r>
    </w:p>
    <w:p w:rsidR="000429F9" w:rsidRDefault="000429F9" w:rsidP="00D460CD">
      <w:pPr>
        <w:spacing w:after="0"/>
      </w:pPr>
      <w:r>
        <w:t xml:space="preserve">Table </w:t>
      </w:r>
      <w:r w:rsidR="00DF4E32">
        <w:t>6</w:t>
      </w:r>
      <w:r>
        <w:t>: Correlations comparison for major risk factors</w:t>
      </w:r>
    </w:p>
    <w:p w:rsidR="000429F9" w:rsidRDefault="000429F9">
      <w:r w:rsidRPr="000429F9">
        <w:rPr>
          <w:noProof/>
        </w:rPr>
        <w:drawing>
          <wp:inline distT="0" distB="0" distL="0" distR="0" wp14:anchorId="6F340FAC" wp14:editId="3B4A380A">
            <wp:extent cx="5943600" cy="3569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69970"/>
                    </a:xfrm>
                    <a:prstGeom prst="rect">
                      <a:avLst/>
                    </a:prstGeom>
                  </pic:spPr>
                </pic:pic>
              </a:graphicData>
            </a:graphic>
          </wp:inline>
        </w:drawing>
      </w:r>
    </w:p>
    <w:p w:rsidR="000429F9" w:rsidRPr="00490ACD" w:rsidRDefault="00767F47" w:rsidP="00490ACD">
      <w:pPr>
        <w:spacing w:after="0"/>
        <w:rPr>
          <w:i/>
          <w:u w:val="single"/>
        </w:rPr>
      </w:pPr>
      <w:r w:rsidRPr="00490ACD">
        <w:rPr>
          <w:i/>
          <w:u w:val="single"/>
        </w:rPr>
        <w:t>Comparin</w:t>
      </w:r>
      <w:r w:rsidR="00BE39F2">
        <w:rPr>
          <w:i/>
          <w:u w:val="single"/>
        </w:rPr>
        <w:t xml:space="preserve">g New </w:t>
      </w:r>
      <w:proofErr w:type="gramStart"/>
      <w:r w:rsidR="00BE39F2">
        <w:rPr>
          <w:i/>
          <w:u w:val="single"/>
        </w:rPr>
        <w:t xml:space="preserve">simulations </w:t>
      </w:r>
      <w:r w:rsidRPr="00490ACD">
        <w:rPr>
          <w:i/>
          <w:u w:val="single"/>
        </w:rPr>
        <w:t xml:space="preserve"> to</w:t>
      </w:r>
      <w:proofErr w:type="gramEnd"/>
      <w:r w:rsidRPr="00490ACD">
        <w:rPr>
          <w:i/>
          <w:u w:val="single"/>
        </w:rPr>
        <w:t xml:space="preserve"> Production</w:t>
      </w:r>
    </w:p>
    <w:p w:rsidR="00DA3C83" w:rsidRDefault="00BE39F2">
      <w:pPr>
        <w:rPr>
          <w:rFonts w:ascii="Times New Roman" w:hAnsi="Times New Roman" w:cs="Times New Roman"/>
        </w:rPr>
      </w:pPr>
      <w:r>
        <w:rPr>
          <w:rFonts w:ascii="Times New Roman" w:hAnsi="Times New Roman" w:cs="Times New Roman"/>
        </w:rPr>
        <w:t xml:space="preserve">In this section we examine the discrepancies in terms of standard deviation of simulated daily differences between production and the new simulations. The Table 7 presents the results for the factors simulated as log-normal, without proxyying for the 40 RF with the largest discrepancies. It was established in the section above that the new simulations are in a very good agreement with the historical data. The cases with the largest discrepancies might be investigated further. </w:t>
      </w:r>
    </w:p>
    <w:p w:rsidR="00BE39F2" w:rsidRDefault="00DA3C83">
      <w:pPr>
        <w:rPr>
          <w:rFonts w:ascii="Times New Roman" w:hAnsi="Times New Roman" w:cs="Times New Roman"/>
        </w:rPr>
      </w:pPr>
      <w:r>
        <w:rPr>
          <w:rFonts w:ascii="Times New Roman" w:hAnsi="Times New Roman" w:cs="Times New Roman"/>
        </w:rPr>
        <w:t xml:space="preserve">The comparison between the new and production simulations for the factors with empirical distribution is illustrated in the Table 8. For all risk factors in this group the new simulations have higher standard deviation compared to the production by about 20%. It looks as if the transformation to the empirical distribution was not applied in the production. </w:t>
      </w:r>
      <w:r w:rsidR="00BE39F2">
        <w:rPr>
          <w:rFonts w:ascii="Times New Roman" w:hAnsi="Times New Roman" w:cs="Times New Roman"/>
        </w:rPr>
        <w:br w:type="page"/>
      </w:r>
    </w:p>
    <w:p w:rsidR="00BE39F2" w:rsidRDefault="00BE39F2">
      <w:pPr>
        <w:rPr>
          <w:rFonts w:ascii="Times New Roman" w:hAnsi="Times New Roman" w:cs="Times New Roman"/>
        </w:rPr>
      </w:pPr>
      <w:r>
        <w:rPr>
          <w:rFonts w:ascii="Times New Roman" w:hAnsi="Times New Roman" w:cs="Times New Roman"/>
        </w:rPr>
        <w:lastRenderedPageBreak/>
        <w:t xml:space="preserve">Table 7: New </w:t>
      </w:r>
      <w:proofErr w:type="spellStart"/>
      <w:r>
        <w:rPr>
          <w:rFonts w:ascii="Times New Roman" w:hAnsi="Times New Roman" w:cs="Times New Roman"/>
        </w:rPr>
        <w:t>vs</w:t>
      </w:r>
      <w:proofErr w:type="spellEnd"/>
      <w:r>
        <w:rPr>
          <w:rFonts w:ascii="Times New Roman" w:hAnsi="Times New Roman" w:cs="Times New Roman"/>
        </w:rPr>
        <w:t xml:space="preserve"> production simulations</w:t>
      </w:r>
      <w:r w:rsidR="00DA3C83">
        <w:rPr>
          <w:rFonts w:ascii="Times New Roman" w:hAnsi="Times New Roman" w:cs="Times New Roman"/>
        </w:rPr>
        <w:t>: factors with log-normal distribution</w:t>
      </w:r>
    </w:p>
    <w:p w:rsidR="00BE39F2" w:rsidRDefault="00BE39F2">
      <w:pPr>
        <w:rPr>
          <w:rFonts w:ascii="Times New Roman" w:hAnsi="Times New Roman" w:cs="Times New Roman"/>
        </w:rPr>
      </w:pPr>
      <w:r w:rsidRPr="00BE39F2">
        <w:rPr>
          <w:noProof/>
        </w:rPr>
        <w:drawing>
          <wp:inline distT="0" distB="0" distL="0" distR="0" wp14:anchorId="2954A988" wp14:editId="2FF88E57">
            <wp:extent cx="4804220" cy="27829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1041" cy="2786908"/>
                    </a:xfrm>
                    <a:prstGeom prst="rect">
                      <a:avLst/>
                    </a:prstGeom>
                  </pic:spPr>
                </pic:pic>
              </a:graphicData>
            </a:graphic>
          </wp:inline>
        </w:drawing>
      </w:r>
    </w:p>
    <w:p w:rsidR="00BE39F2" w:rsidRDefault="00BE39F2">
      <w:pPr>
        <w:rPr>
          <w:rFonts w:ascii="Times New Roman" w:hAnsi="Times New Roman" w:cs="Times New Roman"/>
        </w:rPr>
      </w:pPr>
      <w:r w:rsidRPr="00BE39F2">
        <w:rPr>
          <w:noProof/>
        </w:rPr>
        <w:drawing>
          <wp:inline distT="0" distB="0" distL="0" distR="0" wp14:anchorId="6D796177" wp14:editId="649D0578">
            <wp:extent cx="4834393" cy="318382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36002" cy="3184889"/>
                    </a:xfrm>
                    <a:prstGeom prst="rect">
                      <a:avLst/>
                    </a:prstGeom>
                  </pic:spPr>
                </pic:pic>
              </a:graphicData>
            </a:graphic>
          </wp:inline>
        </w:drawing>
      </w:r>
    </w:p>
    <w:p w:rsidR="00244B20" w:rsidRDefault="00244B20">
      <w:pPr>
        <w:rPr>
          <w:rFonts w:ascii="Times New Roman" w:hAnsi="Times New Roman" w:cs="Times New Roman"/>
        </w:rPr>
      </w:pPr>
      <w:r>
        <w:rPr>
          <w:rFonts w:ascii="Times New Roman" w:hAnsi="Times New Roman" w:cs="Times New Roman"/>
        </w:rPr>
        <w:br w:type="page"/>
      </w:r>
    </w:p>
    <w:p w:rsidR="00DA3C83" w:rsidRDefault="00DA3C83">
      <w:pPr>
        <w:rPr>
          <w:rFonts w:ascii="Times New Roman" w:hAnsi="Times New Roman" w:cs="Times New Roman"/>
        </w:rPr>
      </w:pPr>
      <w:r>
        <w:rPr>
          <w:rFonts w:ascii="Times New Roman" w:hAnsi="Times New Roman" w:cs="Times New Roman"/>
        </w:rPr>
        <w:lastRenderedPageBreak/>
        <w:t xml:space="preserve">Table 8: New </w:t>
      </w:r>
      <w:proofErr w:type="spellStart"/>
      <w:r>
        <w:rPr>
          <w:rFonts w:ascii="Times New Roman" w:hAnsi="Times New Roman" w:cs="Times New Roman"/>
        </w:rPr>
        <w:t>vs</w:t>
      </w:r>
      <w:proofErr w:type="spellEnd"/>
      <w:r>
        <w:rPr>
          <w:rFonts w:ascii="Times New Roman" w:hAnsi="Times New Roman" w:cs="Times New Roman"/>
        </w:rPr>
        <w:t xml:space="preserve"> production simulations; factors with empirical distribution</w:t>
      </w:r>
    </w:p>
    <w:p w:rsidR="00244B20" w:rsidRDefault="00244B20">
      <w:pPr>
        <w:rPr>
          <w:rFonts w:ascii="Times New Roman" w:hAnsi="Times New Roman" w:cs="Times New Roman"/>
        </w:rPr>
      </w:pPr>
      <w:r w:rsidRPr="00244B20">
        <w:rPr>
          <w:noProof/>
        </w:rPr>
        <w:drawing>
          <wp:inline distT="0" distB="0" distL="0" distR="0" wp14:anchorId="76E7B484" wp14:editId="320529AF">
            <wp:extent cx="4215280" cy="63530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4107" cy="6351324"/>
                    </a:xfrm>
                    <a:prstGeom prst="rect">
                      <a:avLst/>
                    </a:prstGeom>
                  </pic:spPr>
                </pic:pic>
              </a:graphicData>
            </a:graphic>
          </wp:inline>
        </w:drawing>
      </w:r>
    </w:p>
    <w:p w:rsidR="004E4A6A" w:rsidRPr="004E4A6A" w:rsidRDefault="004E4A6A" w:rsidP="004E4A6A">
      <w:pPr>
        <w:spacing w:after="0"/>
        <w:rPr>
          <w:rFonts w:ascii="Times New Roman" w:hAnsi="Times New Roman" w:cs="Times New Roman"/>
          <w:i/>
          <w:u w:val="single"/>
        </w:rPr>
      </w:pPr>
      <w:r w:rsidRPr="004E4A6A">
        <w:rPr>
          <w:rFonts w:ascii="Times New Roman" w:hAnsi="Times New Roman" w:cs="Times New Roman"/>
          <w:i/>
          <w:u w:val="single"/>
        </w:rPr>
        <w:t xml:space="preserve">New simulations effect of </w:t>
      </w:r>
      <w:proofErr w:type="spellStart"/>
      <w:r w:rsidRPr="004E4A6A">
        <w:rPr>
          <w:rFonts w:ascii="Times New Roman" w:hAnsi="Times New Roman" w:cs="Times New Roman"/>
          <w:i/>
          <w:u w:val="single"/>
        </w:rPr>
        <w:t>VaR</w:t>
      </w:r>
      <w:proofErr w:type="spellEnd"/>
    </w:p>
    <w:p w:rsidR="004E4A6A" w:rsidRDefault="00490ACD">
      <w:pPr>
        <w:rPr>
          <w:rFonts w:ascii="Times New Roman" w:hAnsi="Times New Roman" w:cs="Times New Roman"/>
        </w:rPr>
      </w:pPr>
      <w:r>
        <w:rPr>
          <w:rFonts w:ascii="Times New Roman" w:hAnsi="Times New Roman" w:cs="Times New Roman"/>
        </w:rPr>
        <w:t xml:space="preserve">The new simulations file was passed to ALGO which generates VaR reports for BNYM portfolios. </w:t>
      </w:r>
      <w:r w:rsidR="001F743F">
        <w:rPr>
          <w:rFonts w:ascii="Times New Roman" w:hAnsi="Times New Roman" w:cs="Times New Roman"/>
        </w:rPr>
        <w:t>We conducted 2 types of test</w:t>
      </w:r>
      <w:r w:rsidR="00961880">
        <w:rPr>
          <w:rFonts w:ascii="Times New Roman" w:hAnsi="Times New Roman" w:cs="Times New Roman"/>
        </w:rPr>
        <w:t>s</w:t>
      </w:r>
      <w:r w:rsidR="001F743F">
        <w:rPr>
          <w:rFonts w:ascii="Times New Roman" w:hAnsi="Times New Roman" w:cs="Times New Roman"/>
        </w:rPr>
        <w:t>. Firstly, we generated simulations in the new engine by simulatin</w:t>
      </w:r>
      <w:r w:rsidR="00961880">
        <w:rPr>
          <w:rFonts w:ascii="Times New Roman" w:hAnsi="Times New Roman" w:cs="Times New Roman"/>
        </w:rPr>
        <w:t>g</w:t>
      </w:r>
      <w:r w:rsidR="001F743F">
        <w:rPr>
          <w:rFonts w:ascii="Times New Roman" w:hAnsi="Times New Roman" w:cs="Times New Roman"/>
        </w:rPr>
        <w:t xml:space="preserve"> all equity price risk factors via Principal Components in the manner that is identical to what is used </w:t>
      </w:r>
      <w:r w:rsidR="00961880">
        <w:rPr>
          <w:rFonts w:ascii="Times New Roman" w:hAnsi="Times New Roman" w:cs="Times New Roman"/>
        </w:rPr>
        <w:t xml:space="preserve">currently </w:t>
      </w:r>
      <w:r w:rsidR="001F743F">
        <w:rPr>
          <w:rFonts w:ascii="Times New Roman" w:hAnsi="Times New Roman" w:cs="Times New Roman"/>
        </w:rPr>
        <w:t xml:space="preserve">in Production. </w:t>
      </w:r>
      <w:r w:rsidR="006751C8">
        <w:rPr>
          <w:rFonts w:ascii="Times New Roman" w:hAnsi="Times New Roman" w:cs="Times New Roman"/>
        </w:rPr>
        <w:t xml:space="preserve">The call this test “New Simulations Effect”. </w:t>
      </w:r>
      <w:r w:rsidR="001F743F">
        <w:rPr>
          <w:rFonts w:ascii="Times New Roman" w:hAnsi="Times New Roman" w:cs="Times New Roman"/>
        </w:rPr>
        <w:t xml:space="preserve">The results are presented in the Table 9 below. In the second test we treated equity simulation as it would be after the new engine is released into production. In production the simulation engine for the current date is run before the information </w:t>
      </w:r>
      <w:r w:rsidR="001F743F">
        <w:rPr>
          <w:rFonts w:ascii="Times New Roman" w:hAnsi="Times New Roman" w:cs="Times New Roman"/>
        </w:rPr>
        <w:lastRenderedPageBreak/>
        <w:t>regarding all current position is available</w:t>
      </w:r>
      <w:r w:rsidR="001F743F" w:rsidRPr="006364F0">
        <w:rPr>
          <w:rFonts w:ascii="Times New Roman" w:hAnsi="Times New Roman" w:cs="Times New Roman"/>
        </w:rPr>
        <w:t xml:space="preserve">. </w:t>
      </w:r>
      <w:r w:rsidR="006364F0" w:rsidRPr="006364F0">
        <w:rPr>
          <w:rFonts w:ascii="Times New Roman" w:hAnsi="Times New Roman" w:cs="Times New Roman"/>
        </w:rPr>
        <w:t xml:space="preserve"> </w:t>
      </w:r>
      <w:r w:rsidR="006364F0" w:rsidRPr="006364F0">
        <w:rPr>
          <w:rFonts w:ascii="Times New Roman" w:eastAsiaTheme="minorEastAsia" w:hAnsi="Times New Roman" w:cs="Times New Roman"/>
        </w:rPr>
        <w:t>F</w:t>
      </w:r>
      <w:r w:rsidR="006364F0" w:rsidRPr="006364F0">
        <w:rPr>
          <w:rFonts w:ascii="Times New Roman" w:eastAsiaTheme="minorEastAsia" w:hAnsi="Times New Roman" w:cs="Times New Roman"/>
        </w:rPr>
        <w:t xml:space="preserve">or the </w:t>
      </w:r>
      <w:r w:rsidR="006364F0">
        <w:rPr>
          <w:rFonts w:ascii="Times New Roman" w:eastAsiaTheme="minorEastAsia" w:hAnsi="Times New Roman" w:cs="Times New Roman"/>
        </w:rPr>
        <w:t>equities</w:t>
      </w:r>
      <w:r w:rsidR="006364F0" w:rsidRPr="006364F0">
        <w:rPr>
          <w:rFonts w:ascii="Times New Roman" w:eastAsiaTheme="minorEastAsia" w:hAnsi="Times New Roman" w:cs="Times New Roman"/>
        </w:rPr>
        <w:t xml:space="preserve"> that are not yet known at the time of the scenario generation run, </w:t>
      </w:r>
      <w:r w:rsidR="006364F0">
        <w:rPr>
          <w:rFonts w:ascii="Times New Roman" w:eastAsiaTheme="minorEastAsia" w:hAnsi="Times New Roman" w:cs="Times New Roman"/>
        </w:rPr>
        <w:t>simulation is performed via PCA</w:t>
      </w:r>
      <w:r w:rsidR="006364F0" w:rsidRPr="006751C8">
        <w:rPr>
          <w:rFonts w:ascii="Times New Roman" w:eastAsiaTheme="minorEastAsia" w:hAnsi="Times New Roman" w:cs="Times New Roman"/>
        </w:rPr>
        <w:t xml:space="preserve">. </w:t>
      </w:r>
      <w:r w:rsidR="006751C8" w:rsidRPr="006751C8">
        <w:rPr>
          <w:rFonts w:ascii="Times New Roman" w:eastAsiaTheme="minorEastAsia" w:hAnsi="Times New Roman" w:cs="Times New Roman"/>
        </w:rPr>
        <w:t xml:space="preserve">We call this test “Equity Remediation Effect”. </w:t>
      </w:r>
      <w:r w:rsidRPr="006751C8">
        <w:rPr>
          <w:rFonts w:ascii="Times New Roman" w:hAnsi="Times New Roman" w:cs="Times New Roman"/>
        </w:rPr>
        <w:t>Th</w:t>
      </w:r>
      <w:r w:rsidR="006364F0" w:rsidRPr="006751C8">
        <w:rPr>
          <w:rFonts w:ascii="Times New Roman" w:hAnsi="Times New Roman" w:cs="Times New Roman"/>
        </w:rPr>
        <w:t>i</w:t>
      </w:r>
      <w:r w:rsidR="006364F0">
        <w:rPr>
          <w:rFonts w:ascii="Times New Roman" w:hAnsi="Times New Roman" w:cs="Times New Roman"/>
        </w:rPr>
        <w:t>s test</w:t>
      </w:r>
      <w:r>
        <w:rPr>
          <w:rFonts w:ascii="Times New Roman" w:hAnsi="Times New Roman" w:cs="Times New Roman"/>
        </w:rPr>
        <w:t xml:space="preserve"> results are shown in the table </w:t>
      </w:r>
      <w:r w:rsidR="006364F0">
        <w:rPr>
          <w:rFonts w:ascii="Times New Roman" w:hAnsi="Times New Roman" w:cs="Times New Roman"/>
        </w:rPr>
        <w:t>10</w:t>
      </w:r>
      <w:r w:rsidR="004E4A6A">
        <w:rPr>
          <w:rFonts w:ascii="Times New Roman" w:hAnsi="Times New Roman" w:cs="Times New Roman"/>
        </w:rPr>
        <w:t>. The table</w:t>
      </w:r>
      <w:r w:rsidR="006364F0">
        <w:rPr>
          <w:rFonts w:ascii="Times New Roman" w:hAnsi="Times New Roman" w:cs="Times New Roman"/>
        </w:rPr>
        <w:t>s</w:t>
      </w:r>
      <w:r w:rsidR="004E4A6A">
        <w:rPr>
          <w:rFonts w:ascii="Times New Roman" w:hAnsi="Times New Roman" w:cs="Times New Roman"/>
        </w:rPr>
        <w:t xml:space="preserve"> </w:t>
      </w:r>
      <w:r w:rsidR="001F743F">
        <w:rPr>
          <w:rFonts w:ascii="Times New Roman" w:hAnsi="Times New Roman" w:cs="Times New Roman"/>
        </w:rPr>
        <w:t>9</w:t>
      </w:r>
      <w:r w:rsidR="006364F0">
        <w:rPr>
          <w:rFonts w:ascii="Times New Roman" w:hAnsi="Times New Roman" w:cs="Times New Roman"/>
        </w:rPr>
        <w:t xml:space="preserve"> and 10</w:t>
      </w:r>
      <w:r w:rsidR="001F743F">
        <w:rPr>
          <w:rFonts w:ascii="Times New Roman" w:hAnsi="Times New Roman" w:cs="Times New Roman"/>
        </w:rPr>
        <w:t xml:space="preserve"> </w:t>
      </w:r>
      <w:r w:rsidR="006364F0">
        <w:rPr>
          <w:rFonts w:ascii="Times New Roman" w:hAnsi="Times New Roman" w:cs="Times New Roman"/>
        </w:rPr>
        <w:t>present</w:t>
      </w:r>
      <w:r w:rsidR="004E4A6A">
        <w:rPr>
          <w:rFonts w:ascii="Times New Roman" w:hAnsi="Times New Roman" w:cs="Times New Roman"/>
        </w:rPr>
        <w:t xml:space="preserve"> all the portfolios for which the </w:t>
      </w:r>
      <w:proofErr w:type="gramStart"/>
      <w:r w:rsidR="006364F0">
        <w:rPr>
          <w:rFonts w:ascii="Times New Roman" w:hAnsi="Times New Roman" w:cs="Times New Roman"/>
        </w:rPr>
        <w:t xml:space="preserve">difference in </w:t>
      </w:r>
      <w:proofErr w:type="spellStart"/>
      <w:r w:rsidR="004E4A6A">
        <w:rPr>
          <w:rFonts w:ascii="Times New Roman" w:hAnsi="Times New Roman" w:cs="Times New Roman"/>
        </w:rPr>
        <w:t>VaR</w:t>
      </w:r>
      <w:proofErr w:type="spellEnd"/>
      <w:r w:rsidR="004E4A6A">
        <w:rPr>
          <w:rFonts w:ascii="Times New Roman" w:hAnsi="Times New Roman" w:cs="Times New Roman"/>
        </w:rPr>
        <w:t xml:space="preserve"> numbers exceed</w:t>
      </w:r>
      <w:proofErr w:type="gramEnd"/>
      <w:r w:rsidR="004E4A6A">
        <w:rPr>
          <w:rFonts w:ascii="Times New Roman" w:hAnsi="Times New Roman" w:cs="Times New Roman"/>
        </w:rPr>
        <w:t xml:space="preserve"> </w:t>
      </w:r>
      <w:r w:rsidR="006364F0">
        <w:rPr>
          <w:rFonts w:ascii="Times New Roman" w:hAnsi="Times New Roman" w:cs="Times New Roman"/>
        </w:rPr>
        <w:t>7</w:t>
      </w:r>
      <w:r w:rsidR="004E4A6A">
        <w:rPr>
          <w:rFonts w:ascii="Times New Roman" w:hAnsi="Times New Roman" w:cs="Times New Roman"/>
        </w:rPr>
        <w:t>K.</w:t>
      </w:r>
      <w:r w:rsidR="0035406F">
        <w:rPr>
          <w:rFonts w:ascii="Times New Roman" w:hAnsi="Times New Roman" w:cs="Times New Roman"/>
        </w:rPr>
        <w:t xml:space="preserve"> The </w:t>
      </w:r>
      <w:r w:rsidR="003126F7">
        <w:rPr>
          <w:rFonts w:ascii="Times New Roman" w:hAnsi="Times New Roman" w:cs="Times New Roman"/>
        </w:rPr>
        <w:t>test</w:t>
      </w:r>
      <w:r w:rsidR="006751C8">
        <w:rPr>
          <w:rFonts w:ascii="Times New Roman" w:hAnsi="Times New Roman" w:cs="Times New Roman"/>
        </w:rPr>
        <w:t>s</w:t>
      </w:r>
      <w:r w:rsidR="003126F7">
        <w:rPr>
          <w:rFonts w:ascii="Times New Roman" w:hAnsi="Times New Roman" w:cs="Times New Roman"/>
        </w:rPr>
        <w:t xml:space="preserve"> </w:t>
      </w:r>
      <w:r w:rsidR="006751C8">
        <w:rPr>
          <w:rFonts w:ascii="Times New Roman" w:hAnsi="Times New Roman" w:cs="Times New Roman"/>
        </w:rPr>
        <w:t>are</w:t>
      </w:r>
      <w:r w:rsidR="003126F7">
        <w:rPr>
          <w:rFonts w:ascii="Times New Roman" w:hAnsi="Times New Roman" w:cs="Times New Roman"/>
        </w:rPr>
        <w:t xml:space="preserve"> run as of 8/19/2014.</w:t>
      </w:r>
      <w:r w:rsidR="001F743F">
        <w:rPr>
          <w:rFonts w:ascii="Times New Roman" w:hAnsi="Times New Roman" w:cs="Times New Roman"/>
        </w:rPr>
        <w:t xml:space="preserve"> </w:t>
      </w:r>
    </w:p>
    <w:p w:rsidR="006342FA" w:rsidRDefault="006342FA" w:rsidP="006342FA">
      <w:pPr>
        <w:spacing w:after="0"/>
        <w:rPr>
          <w:rFonts w:ascii="Times New Roman" w:hAnsi="Times New Roman" w:cs="Times New Roman"/>
        </w:rPr>
      </w:pPr>
      <w:r>
        <w:rPr>
          <w:rFonts w:ascii="Times New Roman" w:hAnsi="Times New Roman" w:cs="Times New Roman"/>
        </w:rPr>
        <w:t xml:space="preserve">Table </w:t>
      </w:r>
      <w:r>
        <w:rPr>
          <w:rFonts w:ascii="Times New Roman" w:hAnsi="Times New Roman" w:cs="Times New Roman"/>
        </w:rPr>
        <w:t>9</w:t>
      </w:r>
      <w:r>
        <w:rPr>
          <w:rFonts w:ascii="Times New Roman" w:hAnsi="Times New Roman" w:cs="Times New Roman"/>
        </w:rPr>
        <w:t xml:space="preserve">: Production </w:t>
      </w:r>
      <w:proofErr w:type="spellStart"/>
      <w:r>
        <w:rPr>
          <w:rFonts w:ascii="Times New Roman" w:hAnsi="Times New Roman" w:cs="Times New Roman"/>
        </w:rPr>
        <w:t>vs</w:t>
      </w:r>
      <w:proofErr w:type="spellEnd"/>
      <w:r>
        <w:rPr>
          <w:rFonts w:ascii="Times New Roman" w:hAnsi="Times New Roman" w:cs="Times New Roman"/>
        </w:rPr>
        <w:t xml:space="preserve"> New Simulations: </w:t>
      </w:r>
      <w:proofErr w:type="spellStart"/>
      <w:r>
        <w:rPr>
          <w:rFonts w:ascii="Times New Roman" w:hAnsi="Times New Roman" w:cs="Times New Roman"/>
        </w:rPr>
        <w:t>VaRs</w:t>
      </w:r>
      <w:proofErr w:type="spellEnd"/>
      <w:r>
        <w:rPr>
          <w:rFonts w:ascii="Times New Roman" w:hAnsi="Times New Roman" w:cs="Times New Roman"/>
        </w:rPr>
        <w:t xml:space="preserve"> comparison: </w:t>
      </w:r>
      <w:r>
        <w:rPr>
          <w:rFonts w:ascii="Times New Roman" w:hAnsi="Times New Roman" w:cs="Times New Roman"/>
        </w:rPr>
        <w:t>new simulations</w:t>
      </w:r>
      <w:r>
        <w:rPr>
          <w:rFonts w:ascii="Times New Roman" w:hAnsi="Times New Roman" w:cs="Times New Roman"/>
        </w:rPr>
        <w:t xml:space="preserve"> effect</w:t>
      </w:r>
    </w:p>
    <w:p w:rsidR="001F743F" w:rsidRDefault="001F743F">
      <w:pPr>
        <w:rPr>
          <w:rFonts w:ascii="Times New Roman" w:hAnsi="Times New Roman" w:cs="Times New Roman"/>
        </w:rPr>
      </w:pPr>
      <w:r>
        <w:rPr>
          <w:rFonts w:ascii="Times New Roman" w:hAnsi="Times New Roman" w:cs="Times New Roman"/>
        </w:rPr>
        <w:br w:type="page"/>
      </w:r>
    </w:p>
    <w:p w:rsidR="00490ACD" w:rsidRDefault="00490ACD" w:rsidP="004E4A6A">
      <w:pPr>
        <w:spacing w:after="0"/>
        <w:rPr>
          <w:rFonts w:ascii="Times New Roman" w:hAnsi="Times New Roman" w:cs="Times New Roman"/>
        </w:rPr>
      </w:pPr>
      <w:r>
        <w:rPr>
          <w:rFonts w:ascii="Times New Roman" w:hAnsi="Times New Roman" w:cs="Times New Roman"/>
        </w:rPr>
        <w:lastRenderedPageBreak/>
        <w:t>Table</w:t>
      </w:r>
      <w:r w:rsidR="004E4A6A">
        <w:rPr>
          <w:rFonts w:ascii="Times New Roman" w:hAnsi="Times New Roman" w:cs="Times New Roman"/>
        </w:rPr>
        <w:t xml:space="preserve"> </w:t>
      </w:r>
      <w:r w:rsidR="006342FA">
        <w:rPr>
          <w:rFonts w:ascii="Times New Roman" w:hAnsi="Times New Roman" w:cs="Times New Roman"/>
        </w:rPr>
        <w:t>10</w:t>
      </w:r>
      <w:r w:rsidR="004E4A6A">
        <w:rPr>
          <w:rFonts w:ascii="Times New Roman" w:hAnsi="Times New Roman" w:cs="Times New Roman"/>
        </w:rPr>
        <w:t xml:space="preserve">: Production </w:t>
      </w:r>
      <w:proofErr w:type="spellStart"/>
      <w:r w:rsidR="004E4A6A">
        <w:rPr>
          <w:rFonts w:ascii="Times New Roman" w:hAnsi="Times New Roman" w:cs="Times New Roman"/>
        </w:rPr>
        <w:t>vs</w:t>
      </w:r>
      <w:proofErr w:type="spellEnd"/>
      <w:r w:rsidR="004E4A6A">
        <w:rPr>
          <w:rFonts w:ascii="Times New Roman" w:hAnsi="Times New Roman" w:cs="Times New Roman"/>
        </w:rPr>
        <w:t xml:space="preserve"> New Simulations: </w:t>
      </w:r>
      <w:proofErr w:type="spellStart"/>
      <w:r w:rsidR="004E4A6A">
        <w:rPr>
          <w:rFonts w:ascii="Times New Roman" w:hAnsi="Times New Roman" w:cs="Times New Roman"/>
        </w:rPr>
        <w:t>VaRs</w:t>
      </w:r>
      <w:proofErr w:type="spellEnd"/>
      <w:r w:rsidR="004E4A6A">
        <w:rPr>
          <w:rFonts w:ascii="Times New Roman" w:hAnsi="Times New Roman" w:cs="Times New Roman"/>
        </w:rPr>
        <w:t xml:space="preserve"> comparison</w:t>
      </w:r>
      <w:r w:rsidR="006342FA">
        <w:rPr>
          <w:rFonts w:ascii="Times New Roman" w:hAnsi="Times New Roman" w:cs="Times New Roman"/>
        </w:rPr>
        <w:t>: equity remediation effect</w:t>
      </w:r>
    </w:p>
    <w:p w:rsidR="00490ACD" w:rsidRDefault="003126F7">
      <w:pPr>
        <w:rPr>
          <w:rFonts w:ascii="Times New Roman" w:hAnsi="Times New Roman" w:cs="Times New Roman"/>
        </w:rPr>
      </w:pPr>
      <w:r w:rsidRPr="003126F7">
        <w:drawing>
          <wp:inline distT="0" distB="0" distL="0" distR="0" wp14:anchorId="129E5C35" wp14:editId="604421F6">
            <wp:extent cx="5943600" cy="6807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6807835"/>
                    </a:xfrm>
                    <a:prstGeom prst="rect">
                      <a:avLst/>
                    </a:prstGeom>
                  </pic:spPr>
                </pic:pic>
              </a:graphicData>
            </a:graphic>
          </wp:inline>
        </w:drawing>
      </w:r>
    </w:p>
    <w:p w:rsidR="003126F7" w:rsidRDefault="003126F7">
      <w:pPr>
        <w:rPr>
          <w:rFonts w:ascii="Times New Roman" w:hAnsi="Times New Roman" w:cs="Times New Roman"/>
        </w:rPr>
      </w:pPr>
      <w:r w:rsidRPr="003126F7">
        <w:lastRenderedPageBreak/>
        <w:drawing>
          <wp:inline distT="0" distB="0" distL="0" distR="0" wp14:anchorId="50B8DEEB" wp14:editId="5F4CBEB4">
            <wp:extent cx="5943600" cy="7774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7774940"/>
                    </a:xfrm>
                    <a:prstGeom prst="rect">
                      <a:avLst/>
                    </a:prstGeom>
                  </pic:spPr>
                </pic:pic>
              </a:graphicData>
            </a:graphic>
          </wp:inline>
        </w:drawing>
      </w:r>
    </w:p>
    <w:p w:rsidR="003126F7" w:rsidRDefault="003126F7">
      <w:pPr>
        <w:rPr>
          <w:rFonts w:ascii="Times New Roman" w:hAnsi="Times New Roman" w:cs="Times New Roman"/>
          <w:i/>
          <w:u w:val="single"/>
        </w:rPr>
      </w:pPr>
      <w:r>
        <w:rPr>
          <w:rFonts w:ascii="Times New Roman" w:hAnsi="Times New Roman" w:cs="Times New Roman"/>
          <w:i/>
          <w:u w:val="single"/>
        </w:rPr>
        <w:br w:type="page"/>
      </w:r>
    </w:p>
    <w:p w:rsidR="00543880" w:rsidRPr="00543880" w:rsidRDefault="00543880" w:rsidP="00490ACD">
      <w:pPr>
        <w:contextualSpacing/>
        <w:rPr>
          <w:rFonts w:ascii="Times New Roman" w:hAnsi="Times New Roman" w:cs="Times New Roman"/>
          <w:i/>
          <w:u w:val="single"/>
        </w:rPr>
      </w:pPr>
      <w:r w:rsidRPr="00543880">
        <w:rPr>
          <w:rFonts w:ascii="Times New Roman" w:hAnsi="Times New Roman" w:cs="Times New Roman"/>
          <w:i/>
          <w:u w:val="single"/>
        </w:rPr>
        <w:lastRenderedPageBreak/>
        <w:t>Informational reports</w:t>
      </w:r>
    </w:p>
    <w:p w:rsidR="00490ACD" w:rsidRDefault="00490ACD" w:rsidP="00490ACD">
      <w:pPr>
        <w:contextualSpacing/>
        <w:rPr>
          <w:rFonts w:ascii="Times New Roman" w:hAnsi="Times New Roman" w:cs="Times New Roman"/>
        </w:rPr>
      </w:pPr>
      <w:r>
        <w:rPr>
          <w:rFonts w:ascii="Times New Roman" w:hAnsi="Times New Roman" w:cs="Times New Roman"/>
        </w:rPr>
        <w:t>The reports generated by the new model show the list of risk factors by risk factor type plus detailed information relevant to scenario generation including the number of historical samples with good quality data used in calibration, historical volatility, the way the factor was treated in simulations (not mapped, regressed, idiosyncratic) plus the 1000 simulated log-returns</w:t>
      </w:r>
      <w:r w:rsidR="00AB50D0">
        <w:rPr>
          <w:rFonts w:ascii="Times New Roman" w:hAnsi="Times New Roman" w:cs="Times New Roman"/>
        </w:rPr>
        <w:t xml:space="preserve"> (see example in the Table 4 above)</w:t>
      </w:r>
      <w:bookmarkStart w:id="39" w:name="_GoBack"/>
      <w:bookmarkEnd w:id="39"/>
      <w:r>
        <w:rPr>
          <w:rFonts w:ascii="Times New Roman" w:hAnsi="Times New Roman" w:cs="Times New Roman"/>
        </w:rPr>
        <w:t>. Th</w:t>
      </w:r>
      <w:r w:rsidR="00D460CD">
        <w:rPr>
          <w:rFonts w:ascii="Times New Roman" w:hAnsi="Times New Roman" w:cs="Times New Roman"/>
        </w:rPr>
        <w:t>is</w:t>
      </w:r>
      <w:r>
        <w:rPr>
          <w:rFonts w:ascii="Times New Roman" w:hAnsi="Times New Roman" w:cs="Times New Roman"/>
        </w:rPr>
        <w:t xml:space="preserve"> </w:t>
      </w:r>
      <w:r w:rsidR="00D460CD">
        <w:rPr>
          <w:rFonts w:ascii="Times New Roman" w:hAnsi="Times New Roman" w:cs="Times New Roman"/>
        </w:rPr>
        <w:t xml:space="preserve">type of information included in the </w:t>
      </w:r>
      <w:r>
        <w:rPr>
          <w:rFonts w:ascii="Times New Roman" w:hAnsi="Times New Roman" w:cs="Times New Roman"/>
        </w:rPr>
        <w:t>report</w:t>
      </w:r>
      <w:r w:rsidR="00D460CD">
        <w:rPr>
          <w:rFonts w:ascii="Times New Roman" w:hAnsi="Times New Roman" w:cs="Times New Roman"/>
        </w:rPr>
        <w:t>s</w:t>
      </w:r>
      <w:r>
        <w:rPr>
          <w:rFonts w:ascii="Times New Roman" w:hAnsi="Times New Roman" w:cs="Times New Roman"/>
        </w:rPr>
        <w:t xml:space="preserve"> helps to identify and explain the VaR numbers resulting from the simulations.</w:t>
      </w:r>
    </w:p>
    <w:p w:rsidR="002F54DE" w:rsidRPr="00D54AAD" w:rsidRDefault="002F54DE" w:rsidP="00901FD3">
      <w:pPr>
        <w:pStyle w:val="Heading1"/>
      </w:pPr>
      <w:bookmarkStart w:id="40" w:name="_Toc325475778"/>
      <w:bookmarkStart w:id="41" w:name="_Toc335741263"/>
      <w:bookmarkStart w:id="42" w:name="_Toc352331073"/>
      <w:bookmarkStart w:id="43" w:name="_Toc394567752"/>
      <w:bookmarkEnd w:id="36"/>
      <w:bookmarkEnd w:id="37"/>
      <w:bookmarkEnd w:id="38"/>
      <w:r w:rsidRPr="00D54AAD">
        <w:t>Model Application and Limitations</w:t>
      </w:r>
      <w:bookmarkEnd w:id="40"/>
      <w:bookmarkEnd w:id="41"/>
      <w:bookmarkEnd w:id="42"/>
      <w:bookmarkEnd w:id="43"/>
    </w:p>
    <w:p w:rsidR="00DB7A1C" w:rsidRDefault="00970036" w:rsidP="00DB7A1C">
      <w:pPr>
        <w:contextualSpacing/>
        <w:rPr>
          <w:rFonts w:ascii="Times New Roman" w:hAnsi="Times New Roman" w:cs="Times New Roman"/>
        </w:rPr>
      </w:pPr>
      <w:r>
        <w:rPr>
          <w:rFonts w:ascii="Times New Roman" w:hAnsi="Times New Roman" w:cs="Times New Roman"/>
        </w:rPr>
        <w:t>The Phase 1 of the implementation includes generation scenarios for all BNYM factors, passing this scenario file to ALGO in the same manner it is done for the prod</w:t>
      </w:r>
      <w:r w:rsidR="00DB7A1C">
        <w:rPr>
          <w:rFonts w:ascii="Times New Roman" w:hAnsi="Times New Roman" w:cs="Times New Roman"/>
        </w:rPr>
        <w:t>uction version of the scenarios. The model includes the following features:</w:t>
      </w:r>
    </w:p>
    <w:p w:rsidR="00DB7A1C" w:rsidRDefault="00DB7A1C" w:rsidP="00DB7A1C">
      <w:pPr>
        <w:pStyle w:val="ListParagraph"/>
        <w:numPr>
          <w:ilvl w:val="0"/>
          <w:numId w:val="33"/>
        </w:numPr>
        <w:spacing w:after="0"/>
        <w:ind w:left="360"/>
        <w:contextualSpacing/>
        <w:rPr>
          <w:rFonts w:ascii="Times New Roman" w:hAnsi="Times New Roman"/>
          <w:b w:val="0"/>
        </w:rPr>
      </w:pPr>
      <w:r w:rsidRPr="00DB7A1C">
        <w:rPr>
          <w:rFonts w:ascii="Times New Roman" w:hAnsi="Times New Roman"/>
          <w:b w:val="0"/>
        </w:rPr>
        <w:t>Exponential weighting of the historical returns;</w:t>
      </w:r>
    </w:p>
    <w:p w:rsidR="00DB7A1C" w:rsidRPr="00DB7A1C" w:rsidRDefault="00DB7A1C" w:rsidP="00DB7A1C">
      <w:pPr>
        <w:pStyle w:val="ListParagraph"/>
        <w:numPr>
          <w:ilvl w:val="0"/>
          <w:numId w:val="33"/>
        </w:numPr>
        <w:spacing w:after="0"/>
        <w:ind w:left="360"/>
        <w:contextualSpacing/>
        <w:rPr>
          <w:rFonts w:ascii="Times New Roman" w:hAnsi="Times New Roman"/>
          <w:b w:val="0"/>
        </w:rPr>
      </w:pPr>
      <w:r>
        <w:rPr>
          <w:rFonts w:ascii="Times New Roman" w:hAnsi="Times New Roman"/>
          <w:b w:val="0"/>
        </w:rPr>
        <w:t>Handling RF with incomplete , missing or stale historical data;</w:t>
      </w:r>
    </w:p>
    <w:p w:rsidR="00DB7A1C" w:rsidRDefault="00DB7A1C" w:rsidP="00DB7A1C">
      <w:pPr>
        <w:pStyle w:val="ListParagraph"/>
        <w:numPr>
          <w:ilvl w:val="0"/>
          <w:numId w:val="33"/>
        </w:numPr>
        <w:spacing w:after="0"/>
        <w:ind w:left="360"/>
        <w:contextualSpacing/>
        <w:rPr>
          <w:rFonts w:ascii="Times New Roman" w:hAnsi="Times New Roman"/>
          <w:b w:val="0"/>
        </w:rPr>
      </w:pPr>
      <w:r>
        <w:rPr>
          <w:rFonts w:ascii="Times New Roman" w:hAnsi="Times New Roman"/>
          <w:b w:val="0"/>
        </w:rPr>
        <w:t>Proxy mapping for the specified subset of factors;</w:t>
      </w:r>
    </w:p>
    <w:p w:rsidR="00DB7A1C" w:rsidRDefault="00DB7A1C" w:rsidP="00DB7A1C">
      <w:pPr>
        <w:pStyle w:val="ListParagraph"/>
        <w:numPr>
          <w:ilvl w:val="0"/>
          <w:numId w:val="33"/>
        </w:numPr>
        <w:spacing w:after="0"/>
        <w:ind w:left="360"/>
        <w:contextualSpacing/>
        <w:rPr>
          <w:rFonts w:ascii="Times New Roman" w:hAnsi="Times New Roman"/>
          <w:b w:val="0"/>
        </w:rPr>
      </w:pPr>
      <w:r>
        <w:rPr>
          <w:rFonts w:ascii="Times New Roman" w:hAnsi="Times New Roman"/>
          <w:b w:val="0"/>
        </w:rPr>
        <w:t>Using empirical distribution for the specified subset of factors;</w:t>
      </w:r>
    </w:p>
    <w:p w:rsidR="00DB7A1C" w:rsidRDefault="00DB7A1C" w:rsidP="00DB7A1C">
      <w:pPr>
        <w:pStyle w:val="ListParagraph"/>
        <w:numPr>
          <w:ilvl w:val="0"/>
          <w:numId w:val="33"/>
        </w:numPr>
        <w:spacing w:after="0"/>
        <w:ind w:left="360"/>
        <w:contextualSpacing/>
        <w:rPr>
          <w:rFonts w:ascii="Times New Roman" w:hAnsi="Times New Roman"/>
          <w:b w:val="0"/>
        </w:rPr>
      </w:pPr>
      <w:r>
        <w:rPr>
          <w:rFonts w:ascii="Times New Roman" w:hAnsi="Times New Roman"/>
          <w:b w:val="0"/>
        </w:rPr>
        <w:t>Generating simulations for all equities for which historical data is available, without performing any PC analysis according to historically implied correlations;</w:t>
      </w:r>
    </w:p>
    <w:p w:rsidR="00DB7A1C" w:rsidRDefault="00DB7A1C" w:rsidP="00DB7A1C">
      <w:pPr>
        <w:pStyle w:val="ListParagraph"/>
        <w:numPr>
          <w:ilvl w:val="0"/>
          <w:numId w:val="33"/>
        </w:numPr>
        <w:spacing w:after="0"/>
        <w:ind w:left="360"/>
        <w:contextualSpacing/>
        <w:rPr>
          <w:rFonts w:ascii="Times New Roman" w:hAnsi="Times New Roman"/>
          <w:b w:val="0"/>
        </w:rPr>
      </w:pPr>
      <w:r>
        <w:rPr>
          <w:rFonts w:ascii="Times New Roman" w:hAnsi="Times New Roman"/>
          <w:b w:val="0"/>
        </w:rPr>
        <w:t>Elimination a number of calculations performed by the current production code, specifically:</w:t>
      </w:r>
    </w:p>
    <w:p w:rsidR="00DB7A1C" w:rsidRDefault="008E3A47" w:rsidP="00DB7A1C">
      <w:pPr>
        <w:pStyle w:val="ListParagraph"/>
        <w:numPr>
          <w:ilvl w:val="0"/>
          <w:numId w:val="0"/>
        </w:numPr>
        <w:spacing w:after="0"/>
        <w:ind w:left="360"/>
        <w:contextualSpacing/>
        <w:rPr>
          <w:rFonts w:ascii="Times New Roman" w:hAnsi="Times New Roman"/>
          <w:b w:val="0"/>
        </w:rPr>
      </w:pPr>
      <w:r w:rsidRPr="008E3A47">
        <w:rPr>
          <w:rFonts w:ascii="Times New Roman" w:hAnsi="Times New Roman"/>
          <w:b w:val="0"/>
          <w:sz w:val="32"/>
          <w:szCs w:val="32"/>
        </w:rPr>
        <w:t>∙</w:t>
      </w:r>
      <w:r w:rsidR="00DB7A1C" w:rsidRPr="008E3A47">
        <w:rPr>
          <w:rFonts w:ascii="Times New Roman" w:hAnsi="Times New Roman"/>
          <w:b w:val="0"/>
          <w:sz w:val="32"/>
          <w:szCs w:val="32"/>
        </w:rPr>
        <w:t xml:space="preserve"> </w:t>
      </w:r>
      <w:proofErr w:type="gramStart"/>
      <w:r>
        <w:rPr>
          <w:rFonts w:ascii="Times New Roman" w:hAnsi="Times New Roman"/>
          <w:b w:val="0"/>
        </w:rPr>
        <w:t>C</w:t>
      </w:r>
      <w:r w:rsidR="00DB7A1C">
        <w:rPr>
          <w:rFonts w:ascii="Times New Roman" w:hAnsi="Times New Roman"/>
          <w:b w:val="0"/>
        </w:rPr>
        <w:t>omputing</w:t>
      </w:r>
      <w:proofErr w:type="gramEnd"/>
      <w:r w:rsidR="00DB7A1C">
        <w:rPr>
          <w:rFonts w:ascii="Times New Roman" w:hAnsi="Times New Roman"/>
          <w:b w:val="0"/>
        </w:rPr>
        <w:t xml:space="preserve"> variance-covariance matrix across the RF;</w:t>
      </w:r>
    </w:p>
    <w:p w:rsidR="008E3A47" w:rsidRDefault="008E3A47" w:rsidP="00DB7A1C">
      <w:pPr>
        <w:pStyle w:val="ListParagraph"/>
        <w:numPr>
          <w:ilvl w:val="0"/>
          <w:numId w:val="0"/>
        </w:numPr>
        <w:spacing w:after="0"/>
        <w:ind w:left="360"/>
        <w:contextualSpacing/>
        <w:rPr>
          <w:rFonts w:ascii="Times New Roman" w:hAnsi="Times New Roman"/>
          <w:b w:val="0"/>
        </w:rPr>
      </w:pPr>
      <w:r w:rsidRPr="008E3A47">
        <w:rPr>
          <w:rFonts w:ascii="Times New Roman" w:hAnsi="Times New Roman"/>
          <w:b w:val="0"/>
          <w:sz w:val="32"/>
          <w:szCs w:val="32"/>
        </w:rPr>
        <w:t xml:space="preserve">∙ </w:t>
      </w:r>
      <w:r>
        <w:rPr>
          <w:rFonts w:ascii="Times New Roman" w:hAnsi="Times New Roman"/>
          <w:b w:val="0"/>
        </w:rPr>
        <w:t xml:space="preserve">Performing </w:t>
      </w:r>
      <w:proofErr w:type="spellStart"/>
      <w:r>
        <w:rPr>
          <w:rFonts w:ascii="Times New Roman" w:hAnsi="Times New Roman"/>
          <w:b w:val="0"/>
        </w:rPr>
        <w:t>Cholesky</w:t>
      </w:r>
      <w:proofErr w:type="spellEnd"/>
      <w:r>
        <w:rPr>
          <w:rFonts w:ascii="Times New Roman" w:hAnsi="Times New Roman"/>
          <w:b w:val="0"/>
        </w:rPr>
        <w:t xml:space="preserve"> decomposition;</w:t>
      </w:r>
    </w:p>
    <w:p w:rsidR="008E3A47" w:rsidRDefault="008E3A47" w:rsidP="00DB7A1C">
      <w:pPr>
        <w:pStyle w:val="ListParagraph"/>
        <w:numPr>
          <w:ilvl w:val="0"/>
          <w:numId w:val="0"/>
        </w:numPr>
        <w:spacing w:after="0"/>
        <w:ind w:left="360"/>
        <w:contextualSpacing/>
        <w:rPr>
          <w:rFonts w:ascii="Times New Roman" w:hAnsi="Times New Roman"/>
          <w:b w:val="0"/>
        </w:rPr>
      </w:pPr>
      <w:r w:rsidRPr="008E3A47">
        <w:rPr>
          <w:rFonts w:ascii="Times New Roman" w:hAnsi="Times New Roman"/>
          <w:b w:val="0"/>
          <w:sz w:val="32"/>
          <w:szCs w:val="32"/>
        </w:rPr>
        <w:t xml:space="preserve">∙ </w:t>
      </w:r>
      <w:r>
        <w:rPr>
          <w:rFonts w:ascii="Times New Roman" w:hAnsi="Times New Roman"/>
          <w:b w:val="0"/>
        </w:rPr>
        <w:t>Using PCA to simulate all equities</w:t>
      </w:r>
    </w:p>
    <w:p w:rsidR="00DB7A1C" w:rsidRDefault="008E3A47" w:rsidP="00DB7A1C">
      <w:pPr>
        <w:pStyle w:val="ListParagraph"/>
        <w:numPr>
          <w:ilvl w:val="0"/>
          <w:numId w:val="33"/>
        </w:numPr>
        <w:spacing w:after="0"/>
        <w:ind w:left="360"/>
        <w:contextualSpacing/>
        <w:rPr>
          <w:rFonts w:ascii="Times New Roman" w:hAnsi="Times New Roman"/>
          <w:b w:val="0"/>
        </w:rPr>
      </w:pPr>
      <w:r>
        <w:rPr>
          <w:rFonts w:ascii="Times New Roman" w:hAnsi="Times New Roman"/>
          <w:b w:val="0"/>
        </w:rPr>
        <w:t>The PCA analysis has limited use for the RF with incomplete of stale historical data;</w:t>
      </w:r>
    </w:p>
    <w:p w:rsidR="008E3A47" w:rsidRDefault="008E3A47" w:rsidP="00DB7A1C">
      <w:pPr>
        <w:pStyle w:val="ListParagraph"/>
        <w:numPr>
          <w:ilvl w:val="0"/>
          <w:numId w:val="33"/>
        </w:numPr>
        <w:spacing w:after="0"/>
        <w:ind w:left="360"/>
        <w:contextualSpacing/>
        <w:rPr>
          <w:rFonts w:ascii="Times New Roman" w:hAnsi="Times New Roman"/>
          <w:b w:val="0"/>
        </w:rPr>
      </w:pPr>
      <w:r>
        <w:rPr>
          <w:rFonts w:ascii="Times New Roman" w:hAnsi="Times New Roman"/>
          <w:b w:val="0"/>
        </w:rPr>
        <w:t>The algorithm of computing PC is reworked and does not use random sub</w:t>
      </w:r>
      <w:r w:rsidR="000137E2">
        <w:rPr>
          <w:rFonts w:ascii="Times New Roman" w:hAnsi="Times New Roman"/>
          <w:b w:val="0"/>
        </w:rPr>
        <w:t>-</w:t>
      </w:r>
      <w:r>
        <w:rPr>
          <w:rFonts w:ascii="Times New Roman" w:hAnsi="Times New Roman"/>
          <w:b w:val="0"/>
        </w:rPr>
        <w:t>matrices anymore.</w:t>
      </w:r>
    </w:p>
    <w:p w:rsidR="00DB7A1C" w:rsidRDefault="008E3A47" w:rsidP="00DB7A1C">
      <w:pPr>
        <w:pStyle w:val="ListParagraph"/>
        <w:numPr>
          <w:ilvl w:val="0"/>
          <w:numId w:val="33"/>
        </w:numPr>
        <w:spacing w:after="0"/>
        <w:ind w:left="360"/>
        <w:contextualSpacing/>
        <w:rPr>
          <w:rFonts w:ascii="Times New Roman" w:hAnsi="Times New Roman"/>
          <w:b w:val="0"/>
        </w:rPr>
      </w:pPr>
      <w:r w:rsidRPr="008E3A47">
        <w:rPr>
          <w:rFonts w:ascii="Times New Roman" w:hAnsi="Times New Roman"/>
          <w:b w:val="0"/>
        </w:rPr>
        <w:t>The generated set of MC scenarios include</w:t>
      </w:r>
      <w:r>
        <w:rPr>
          <w:rFonts w:ascii="Times New Roman" w:hAnsi="Times New Roman"/>
          <w:b w:val="0"/>
        </w:rPr>
        <w:t>s</w:t>
      </w:r>
      <w:r w:rsidRPr="008E3A47">
        <w:rPr>
          <w:rFonts w:ascii="Times New Roman" w:hAnsi="Times New Roman"/>
          <w:b w:val="0"/>
        </w:rPr>
        <w:t xml:space="preserve"> the scenarios of all equities which are used by </w:t>
      </w:r>
      <w:proofErr w:type="spellStart"/>
      <w:r w:rsidRPr="008E3A47">
        <w:rPr>
          <w:rFonts w:ascii="Times New Roman" w:hAnsi="Times New Roman"/>
          <w:b w:val="0"/>
        </w:rPr>
        <w:t>RiskWatch</w:t>
      </w:r>
      <w:proofErr w:type="spellEnd"/>
      <w:r w:rsidRPr="008E3A47">
        <w:rPr>
          <w:rFonts w:ascii="Times New Roman" w:hAnsi="Times New Roman"/>
          <w:b w:val="0"/>
        </w:rPr>
        <w:t xml:space="preserve"> in similar m</w:t>
      </w:r>
      <w:r>
        <w:rPr>
          <w:rFonts w:ascii="Times New Roman" w:hAnsi="Times New Roman"/>
          <w:b w:val="0"/>
        </w:rPr>
        <w:t>a</w:t>
      </w:r>
      <w:r w:rsidRPr="008E3A47">
        <w:rPr>
          <w:rFonts w:ascii="Times New Roman" w:hAnsi="Times New Roman"/>
          <w:b w:val="0"/>
        </w:rPr>
        <w:t>n</w:t>
      </w:r>
      <w:r>
        <w:rPr>
          <w:rFonts w:ascii="Times New Roman" w:hAnsi="Times New Roman"/>
          <w:b w:val="0"/>
        </w:rPr>
        <w:t>ne</w:t>
      </w:r>
      <w:r w:rsidRPr="008E3A47">
        <w:rPr>
          <w:rFonts w:ascii="Times New Roman" w:hAnsi="Times New Roman"/>
          <w:b w:val="0"/>
        </w:rPr>
        <w:t xml:space="preserve">r as the simulations for all other risk factors to shift equities prices. </w:t>
      </w:r>
      <w:r>
        <w:rPr>
          <w:rFonts w:ascii="Times New Roman" w:hAnsi="Times New Roman"/>
          <w:b w:val="0"/>
        </w:rPr>
        <w:t xml:space="preserve">Factor coefficients are not needed anymore. </w:t>
      </w:r>
    </w:p>
    <w:p w:rsidR="000137E2" w:rsidRDefault="000137E2" w:rsidP="00DB7A1C">
      <w:pPr>
        <w:pStyle w:val="ListParagraph"/>
        <w:numPr>
          <w:ilvl w:val="0"/>
          <w:numId w:val="33"/>
        </w:numPr>
        <w:spacing w:after="0"/>
        <w:ind w:left="360"/>
        <w:contextualSpacing/>
        <w:rPr>
          <w:rFonts w:ascii="Times New Roman" w:hAnsi="Times New Roman"/>
          <w:b w:val="0"/>
        </w:rPr>
      </w:pPr>
      <w:r>
        <w:rPr>
          <w:rFonts w:ascii="Times New Roman" w:hAnsi="Times New Roman"/>
          <w:b w:val="0"/>
        </w:rPr>
        <w:t xml:space="preserve">The detailed reports are generated by the model that allow for easier analysis of the </w:t>
      </w:r>
      <w:proofErr w:type="gramStart"/>
      <w:r>
        <w:rPr>
          <w:rFonts w:ascii="Times New Roman" w:hAnsi="Times New Roman"/>
          <w:b w:val="0"/>
        </w:rPr>
        <w:t>results .</w:t>
      </w:r>
      <w:proofErr w:type="gramEnd"/>
    </w:p>
    <w:p w:rsidR="000137E2" w:rsidRPr="008E3A47" w:rsidRDefault="000137E2" w:rsidP="000137E2">
      <w:pPr>
        <w:pStyle w:val="ListParagraph"/>
        <w:numPr>
          <w:ilvl w:val="0"/>
          <w:numId w:val="0"/>
        </w:numPr>
        <w:spacing w:after="0"/>
        <w:ind w:left="360"/>
        <w:contextualSpacing/>
        <w:rPr>
          <w:rFonts w:ascii="Times New Roman" w:hAnsi="Times New Roman"/>
          <w:b w:val="0"/>
        </w:rPr>
      </w:pPr>
    </w:p>
    <w:p w:rsidR="002F54DE" w:rsidRPr="00D54AAD" w:rsidRDefault="002F54DE" w:rsidP="00901FD3">
      <w:pPr>
        <w:pStyle w:val="Heading1"/>
      </w:pPr>
      <w:bookmarkStart w:id="44" w:name="_Toc325475780"/>
      <w:bookmarkStart w:id="45" w:name="_Toc335741265"/>
      <w:bookmarkStart w:id="46" w:name="_Toc352331075"/>
      <w:bookmarkStart w:id="47" w:name="_Toc394567753"/>
      <w:r w:rsidRPr="00D54AAD">
        <w:t>Ongoing Performance Monitoring Approach</w:t>
      </w:r>
      <w:bookmarkEnd w:id="44"/>
      <w:bookmarkEnd w:id="45"/>
      <w:bookmarkEnd w:id="46"/>
      <w:bookmarkEnd w:id="47"/>
    </w:p>
    <w:p w:rsidR="007D2E19" w:rsidRDefault="007D2E19" w:rsidP="004E109D">
      <w:pPr>
        <w:contextualSpacing/>
        <w:rPr>
          <w:rFonts w:ascii="Times New Roman" w:hAnsi="Times New Roman" w:cs="Times New Roman"/>
        </w:rPr>
      </w:pPr>
      <w:r>
        <w:rPr>
          <w:rFonts w:ascii="Times New Roman" w:hAnsi="Times New Roman" w:cs="Times New Roman"/>
        </w:rPr>
        <w:t xml:space="preserve">The ongoing performance monitoring that is already in place will be applicable after the new simulations go into production.  This includes back testing procedures and monitoring, </w:t>
      </w:r>
    </w:p>
    <w:p w:rsidR="002F54DE" w:rsidRPr="00D54AAD" w:rsidRDefault="002F54DE" w:rsidP="00901FD3">
      <w:pPr>
        <w:pStyle w:val="Heading1"/>
      </w:pPr>
      <w:bookmarkStart w:id="48" w:name="_Toc325475781"/>
      <w:bookmarkStart w:id="49" w:name="_Toc335741266"/>
      <w:bookmarkStart w:id="50" w:name="_Toc352331076"/>
      <w:bookmarkStart w:id="51" w:name="_Toc394567754"/>
      <w:r w:rsidRPr="00D54AAD">
        <w:t>Systems and IT Infrastructure</w:t>
      </w:r>
      <w:bookmarkEnd w:id="48"/>
      <w:bookmarkEnd w:id="49"/>
      <w:bookmarkEnd w:id="50"/>
      <w:bookmarkEnd w:id="51"/>
    </w:p>
    <w:p w:rsidR="002F54DE" w:rsidRPr="00C55BAC" w:rsidRDefault="007D2E19" w:rsidP="004E109D">
      <w:pPr>
        <w:contextualSpacing/>
        <w:rPr>
          <w:rFonts w:ascii="Times New Roman" w:hAnsi="Times New Roman" w:cs="Times New Roman"/>
          <w:b/>
        </w:rPr>
      </w:pPr>
      <w:r>
        <w:rPr>
          <w:rFonts w:ascii="Times New Roman" w:hAnsi="Times New Roman" w:cs="Times New Roman"/>
        </w:rPr>
        <w:t>The new model runs in Linux environment. There is no change compared to the current production model.</w:t>
      </w:r>
    </w:p>
    <w:p w:rsidR="002F54DE" w:rsidRPr="00D54AAD" w:rsidRDefault="002F54DE" w:rsidP="00901FD3">
      <w:pPr>
        <w:pStyle w:val="Heading1"/>
      </w:pPr>
      <w:bookmarkStart w:id="52" w:name="_Toc325475782"/>
      <w:bookmarkStart w:id="53" w:name="_Toc335741267"/>
      <w:bookmarkStart w:id="54" w:name="_Toc352331077"/>
      <w:bookmarkStart w:id="55" w:name="_Toc394567755"/>
      <w:r w:rsidRPr="00D54AAD">
        <w:lastRenderedPageBreak/>
        <w:t>Regulatory Requirements</w:t>
      </w:r>
      <w:bookmarkEnd w:id="52"/>
      <w:bookmarkEnd w:id="53"/>
      <w:bookmarkEnd w:id="54"/>
      <w:bookmarkEnd w:id="55"/>
      <w:r w:rsidRPr="00D54AAD">
        <w:t xml:space="preserve"> </w:t>
      </w:r>
    </w:p>
    <w:p w:rsidR="002F54DE" w:rsidRPr="00C55BAC" w:rsidRDefault="002F54DE" w:rsidP="004E109D">
      <w:pPr>
        <w:contextualSpacing/>
        <w:rPr>
          <w:rFonts w:ascii="Times New Roman" w:hAnsi="Times New Roman" w:cs="Times New Roman"/>
        </w:rPr>
      </w:pPr>
      <w:r w:rsidRPr="00C55BAC">
        <w:rPr>
          <w:rFonts w:ascii="Times New Roman" w:hAnsi="Times New Roman" w:cs="Times New Roman"/>
        </w:rPr>
        <w:t xml:space="preserve">Document here the model’s compliance with any applicable regulatory rules (e.g. Fed, SEC, </w:t>
      </w:r>
      <w:proofErr w:type="gramStart"/>
      <w:r w:rsidRPr="00C55BAC">
        <w:rPr>
          <w:rFonts w:ascii="Times New Roman" w:hAnsi="Times New Roman" w:cs="Times New Roman"/>
        </w:rPr>
        <w:t>FSA</w:t>
      </w:r>
      <w:proofErr w:type="gramEnd"/>
      <w:r w:rsidRPr="00C55BAC">
        <w:rPr>
          <w:rFonts w:ascii="Times New Roman" w:hAnsi="Times New Roman" w:cs="Times New Roman"/>
        </w:rPr>
        <w:t>) and agreements with securities exchanges.</w:t>
      </w:r>
    </w:p>
    <w:p w:rsidR="002F54DE" w:rsidRPr="00D54AAD" w:rsidRDefault="002F54DE" w:rsidP="00901FD3">
      <w:pPr>
        <w:pStyle w:val="Heading1"/>
      </w:pPr>
      <w:bookmarkStart w:id="56" w:name="_Toc325475783"/>
      <w:bookmarkStart w:id="57" w:name="_Toc335741268"/>
      <w:bookmarkStart w:id="58" w:name="_Toc352331078"/>
      <w:bookmarkStart w:id="59" w:name="_Toc394567756"/>
      <w:r w:rsidRPr="00D54AAD">
        <w:t>Key Personnel</w:t>
      </w:r>
      <w:bookmarkEnd w:id="56"/>
      <w:bookmarkEnd w:id="57"/>
      <w:bookmarkEnd w:id="58"/>
      <w:bookmarkEnd w:id="59"/>
      <w:r w:rsidRPr="00D54AAD">
        <w:t xml:space="preserve"> </w:t>
      </w:r>
    </w:p>
    <w:p w:rsidR="00EF73C1" w:rsidRDefault="00335615" w:rsidP="004E109D">
      <w:pPr>
        <w:contextualSpacing/>
        <w:rPr>
          <w:rFonts w:ascii="Times New Roman" w:hAnsi="Times New Roman" w:cs="Times New Roman"/>
        </w:rPr>
      </w:pPr>
      <w:r>
        <w:rPr>
          <w:rFonts w:ascii="Times New Roman" w:hAnsi="Times New Roman" w:cs="Times New Roman"/>
        </w:rPr>
        <w:t>M</w:t>
      </w:r>
      <w:r w:rsidR="00EF73C1">
        <w:rPr>
          <w:rFonts w:ascii="Times New Roman" w:hAnsi="Times New Roman" w:cs="Times New Roman"/>
        </w:rPr>
        <w:t xml:space="preserve">odel owner: </w:t>
      </w:r>
      <w:r w:rsidR="00EF73C1">
        <w:rPr>
          <w:rFonts w:ascii="Times New Roman" w:hAnsi="Times New Roman" w:cs="Times New Roman"/>
        </w:rPr>
        <w:tab/>
      </w:r>
      <w:r w:rsidR="00EF73C1">
        <w:rPr>
          <w:rFonts w:ascii="Times New Roman" w:hAnsi="Times New Roman" w:cs="Times New Roman"/>
        </w:rPr>
        <w:tab/>
      </w:r>
      <w:r w:rsidR="00EF73C1">
        <w:rPr>
          <w:rFonts w:ascii="Times New Roman" w:hAnsi="Times New Roman" w:cs="Times New Roman"/>
        </w:rPr>
        <w:tab/>
        <w:t>Tanya Tamarchenko</w:t>
      </w:r>
    </w:p>
    <w:p w:rsidR="00EF73C1" w:rsidRDefault="00335615" w:rsidP="004E109D">
      <w:pPr>
        <w:contextualSpacing/>
        <w:rPr>
          <w:rFonts w:ascii="Times New Roman" w:hAnsi="Times New Roman" w:cs="Times New Roman"/>
        </w:rPr>
      </w:pPr>
      <w:r>
        <w:rPr>
          <w:rFonts w:ascii="Times New Roman" w:hAnsi="Times New Roman" w:cs="Times New Roman"/>
        </w:rPr>
        <w:t>M</w:t>
      </w:r>
      <w:r w:rsidR="00EF73C1">
        <w:rPr>
          <w:rFonts w:ascii="Times New Roman" w:hAnsi="Times New Roman" w:cs="Times New Roman"/>
        </w:rPr>
        <w:t>odel developer:</w:t>
      </w:r>
      <w:r w:rsidR="00EF73C1">
        <w:rPr>
          <w:rFonts w:ascii="Times New Roman" w:hAnsi="Times New Roman" w:cs="Times New Roman"/>
        </w:rPr>
        <w:tab/>
      </w:r>
      <w:r w:rsidR="00EF73C1">
        <w:rPr>
          <w:rFonts w:ascii="Times New Roman" w:hAnsi="Times New Roman" w:cs="Times New Roman"/>
        </w:rPr>
        <w:tab/>
        <w:t>Tanya Tamarchenko</w:t>
      </w:r>
    </w:p>
    <w:p w:rsidR="00EF73C1" w:rsidRDefault="00335615" w:rsidP="004E109D">
      <w:pPr>
        <w:contextualSpacing/>
        <w:rPr>
          <w:rFonts w:ascii="Times New Roman" w:hAnsi="Times New Roman" w:cs="Times New Roman"/>
        </w:rPr>
      </w:pPr>
      <w:r>
        <w:rPr>
          <w:rFonts w:ascii="Times New Roman" w:hAnsi="Times New Roman" w:cs="Times New Roman"/>
        </w:rPr>
        <w:t>M</w:t>
      </w:r>
      <w:r w:rsidR="00EF73C1">
        <w:rPr>
          <w:rFonts w:ascii="Times New Roman" w:hAnsi="Times New Roman" w:cs="Times New Roman"/>
        </w:rPr>
        <w:t>odel user:</w:t>
      </w:r>
      <w:r w:rsidR="00EF73C1">
        <w:rPr>
          <w:rFonts w:ascii="Times New Roman" w:hAnsi="Times New Roman" w:cs="Times New Roman"/>
        </w:rPr>
        <w:tab/>
      </w:r>
      <w:r w:rsidR="00EF73C1">
        <w:rPr>
          <w:rFonts w:ascii="Times New Roman" w:hAnsi="Times New Roman" w:cs="Times New Roman"/>
        </w:rPr>
        <w:tab/>
      </w:r>
      <w:r w:rsidR="00EF73C1">
        <w:rPr>
          <w:rFonts w:ascii="Times New Roman" w:hAnsi="Times New Roman" w:cs="Times New Roman"/>
        </w:rPr>
        <w:tab/>
        <w:t>Market Risk</w:t>
      </w:r>
    </w:p>
    <w:p w:rsidR="002F54DE" w:rsidRDefault="00335615" w:rsidP="004E109D">
      <w:pPr>
        <w:contextualSpacing/>
        <w:rPr>
          <w:rFonts w:ascii="Times New Roman" w:hAnsi="Times New Roman" w:cs="Times New Roman"/>
        </w:rPr>
      </w:pPr>
      <w:r>
        <w:rPr>
          <w:rFonts w:ascii="Times New Roman" w:hAnsi="Times New Roman" w:cs="Times New Roman"/>
        </w:rPr>
        <w:t>Model control personnel</w:t>
      </w:r>
      <w:proofErr w:type="gramStart"/>
      <w:r>
        <w:rPr>
          <w:rFonts w:ascii="Times New Roman" w:hAnsi="Times New Roman" w:cs="Times New Roman"/>
        </w:rPr>
        <w:t>:</w:t>
      </w:r>
      <w:r w:rsidR="00EF73C1">
        <w:rPr>
          <w:rFonts w:ascii="Times New Roman" w:hAnsi="Times New Roman" w:cs="Times New Roman"/>
        </w:rPr>
        <w:tab/>
        <w:t>?</w:t>
      </w:r>
      <w:proofErr w:type="gramEnd"/>
    </w:p>
    <w:p w:rsidR="00145AAE" w:rsidRDefault="00145AAE" w:rsidP="00901FD3">
      <w:pPr>
        <w:pStyle w:val="Heading1"/>
      </w:pPr>
      <w:bookmarkStart w:id="60" w:name="_Toc394567757"/>
      <w:r w:rsidRPr="00145AAE">
        <w:t>Vendor Details</w:t>
      </w:r>
      <w:bookmarkEnd w:id="60"/>
    </w:p>
    <w:p w:rsidR="00145AAE" w:rsidRDefault="00483714" w:rsidP="004E109D">
      <w:pPr>
        <w:contextualSpacing/>
        <w:rPr>
          <w:rFonts w:ascii="Times New Roman" w:hAnsi="Times New Roman" w:cs="Times New Roman"/>
        </w:rPr>
      </w:pPr>
      <w:r>
        <w:rPr>
          <w:rFonts w:ascii="Times New Roman" w:hAnsi="Times New Roman" w:cs="Times New Roman"/>
        </w:rPr>
        <w:t>N/A</w:t>
      </w:r>
    </w:p>
    <w:p w:rsidR="002F54DE" w:rsidRPr="00D54AAD" w:rsidRDefault="002F54DE" w:rsidP="00901FD3">
      <w:pPr>
        <w:pStyle w:val="Heading1"/>
      </w:pPr>
      <w:bookmarkStart w:id="61" w:name="_Toc325475784"/>
      <w:bookmarkStart w:id="62" w:name="_Toc335741269"/>
      <w:bookmarkStart w:id="63" w:name="_Toc352331079"/>
      <w:bookmarkStart w:id="64" w:name="_Toc394567758"/>
      <w:r w:rsidRPr="00D54AAD">
        <w:t>Change Log</w:t>
      </w:r>
      <w:bookmarkEnd w:id="61"/>
      <w:bookmarkEnd w:id="62"/>
      <w:bookmarkEnd w:id="63"/>
      <w:bookmarkEnd w:id="64"/>
    </w:p>
    <w:p w:rsidR="002F54DE" w:rsidRPr="00C55BAC" w:rsidRDefault="00221595" w:rsidP="004E109D">
      <w:pPr>
        <w:contextualSpacing/>
        <w:rPr>
          <w:rFonts w:ascii="Times New Roman" w:hAnsi="Times New Roman" w:cs="Times New Roman"/>
        </w:rPr>
      </w:pPr>
      <w:r>
        <w:rPr>
          <w:rFonts w:ascii="Times New Roman" w:hAnsi="Times New Roman" w:cs="Times New Roman"/>
        </w:rPr>
        <w:t xml:space="preserve">Phase 1: </w:t>
      </w:r>
      <w:r>
        <w:rPr>
          <w:rFonts w:ascii="Times New Roman" w:hAnsi="Times New Roman" w:cs="Times New Roman"/>
        </w:rPr>
        <w:tab/>
        <w:t>7/30/2014</w:t>
      </w:r>
    </w:p>
    <w:p w:rsidR="002F54DE" w:rsidRPr="00D54AAD" w:rsidRDefault="002F54DE" w:rsidP="00901FD3">
      <w:pPr>
        <w:pStyle w:val="Heading1"/>
      </w:pPr>
      <w:bookmarkStart w:id="65" w:name="_Toc325475785"/>
      <w:bookmarkStart w:id="66" w:name="_Toc335741270"/>
      <w:bookmarkStart w:id="67" w:name="_Toc352331080"/>
      <w:bookmarkStart w:id="68" w:name="_Toc394567759"/>
      <w:r w:rsidRPr="00D54AAD">
        <w:t>References</w:t>
      </w:r>
      <w:bookmarkEnd w:id="65"/>
      <w:bookmarkEnd w:id="66"/>
      <w:bookmarkEnd w:id="67"/>
      <w:bookmarkEnd w:id="68"/>
    </w:p>
    <w:p w:rsidR="00D54AAD" w:rsidRDefault="00443327" w:rsidP="008B7A84">
      <w:pPr>
        <w:pStyle w:val="ListParagraph"/>
        <w:numPr>
          <w:ilvl w:val="0"/>
          <w:numId w:val="35"/>
        </w:numPr>
        <w:spacing w:after="0"/>
        <w:ind w:left="360"/>
        <w:contextualSpacing/>
        <w:rPr>
          <w:rFonts w:ascii="Times New Roman" w:hAnsi="Times New Roman"/>
          <w:b w:val="0"/>
        </w:rPr>
      </w:pPr>
      <w:r w:rsidRPr="00443327">
        <w:rPr>
          <w:rFonts w:ascii="Times New Roman" w:hAnsi="Times New Roman"/>
          <w:b w:val="0"/>
        </w:rPr>
        <w:t>Model Risk Management Group, Ma</w:t>
      </w:r>
      <w:bookmarkStart w:id="69" w:name="_Toc325475787"/>
      <w:bookmarkStart w:id="70" w:name="_Toc335741272"/>
      <w:bookmarkStart w:id="71" w:name="_Toc352331082"/>
      <w:r w:rsidRPr="00443327">
        <w:rPr>
          <w:rFonts w:ascii="Times New Roman" w:hAnsi="Times New Roman"/>
          <w:b w:val="0"/>
        </w:rPr>
        <w:t>rket Risk VaR validation report, 6/27/2013.</w:t>
      </w:r>
    </w:p>
    <w:p w:rsidR="00443327" w:rsidRDefault="00443327" w:rsidP="008B7A84">
      <w:pPr>
        <w:pStyle w:val="ListParagraph"/>
        <w:numPr>
          <w:ilvl w:val="0"/>
          <w:numId w:val="35"/>
        </w:numPr>
        <w:spacing w:after="0"/>
        <w:ind w:left="360"/>
        <w:contextualSpacing/>
        <w:rPr>
          <w:rFonts w:ascii="Times New Roman" w:hAnsi="Times New Roman"/>
          <w:b w:val="0"/>
        </w:rPr>
      </w:pPr>
      <w:r w:rsidRPr="00443327">
        <w:rPr>
          <w:rFonts w:ascii="Times New Roman" w:hAnsi="Times New Roman"/>
          <w:b w:val="0"/>
        </w:rPr>
        <w:t>Model Risk Management Group, Appendix E - Assessment of Equity PCA Methodology, 6/27/2013.</w:t>
      </w:r>
    </w:p>
    <w:p w:rsidR="001D623F" w:rsidRPr="00443327" w:rsidRDefault="00901956" w:rsidP="008B7A84">
      <w:pPr>
        <w:pStyle w:val="ListParagraph"/>
        <w:numPr>
          <w:ilvl w:val="0"/>
          <w:numId w:val="35"/>
        </w:numPr>
        <w:spacing w:after="0"/>
        <w:ind w:left="360"/>
        <w:contextualSpacing/>
        <w:rPr>
          <w:rFonts w:ascii="Times New Roman" w:hAnsi="Times New Roman"/>
          <w:b w:val="0"/>
        </w:rPr>
      </w:pPr>
      <w:r>
        <w:rPr>
          <w:rFonts w:ascii="Times New Roman" w:hAnsi="Times New Roman"/>
          <w:b w:val="0"/>
        </w:rPr>
        <w:t xml:space="preserve">C.C. Paige, Computational Variants of the </w:t>
      </w:r>
      <w:proofErr w:type="spellStart"/>
      <w:r>
        <w:rPr>
          <w:rFonts w:ascii="Times New Roman" w:hAnsi="Times New Roman"/>
          <w:b w:val="0"/>
        </w:rPr>
        <w:t>Lanczos</w:t>
      </w:r>
      <w:proofErr w:type="spellEnd"/>
      <w:r>
        <w:rPr>
          <w:rFonts w:ascii="Times New Roman" w:hAnsi="Times New Roman"/>
          <w:b w:val="0"/>
        </w:rPr>
        <w:t xml:space="preserve"> Method for the </w:t>
      </w:r>
      <w:proofErr w:type="spellStart"/>
      <w:r>
        <w:rPr>
          <w:rFonts w:ascii="Times New Roman" w:hAnsi="Times New Roman"/>
          <w:b w:val="0"/>
        </w:rPr>
        <w:t>Eigenproblem</w:t>
      </w:r>
      <w:proofErr w:type="spellEnd"/>
      <w:r>
        <w:rPr>
          <w:rFonts w:ascii="Times New Roman" w:hAnsi="Times New Roman"/>
          <w:b w:val="0"/>
        </w:rPr>
        <w:t xml:space="preserve">, </w:t>
      </w:r>
      <w:r w:rsidR="005B2E11">
        <w:rPr>
          <w:rFonts w:ascii="Times New Roman" w:hAnsi="Times New Roman"/>
          <w:b w:val="0"/>
        </w:rPr>
        <w:t>Journal of the Institute of Mathematics and its Applications, 10, 373-381</w:t>
      </w:r>
      <w:r>
        <w:rPr>
          <w:rFonts w:ascii="Times New Roman" w:hAnsi="Times New Roman"/>
          <w:b w:val="0"/>
        </w:rPr>
        <w:t>, 1972.</w:t>
      </w:r>
    </w:p>
    <w:p w:rsidR="002F54DE" w:rsidRPr="00901FD3" w:rsidRDefault="002F54DE" w:rsidP="00901FD3">
      <w:pPr>
        <w:pStyle w:val="Heading1"/>
      </w:pPr>
      <w:bookmarkStart w:id="72" w:name="_Toc357165849"/>
      <w:bookmarkStart w:id="73" w:name="_Toc394567760"/>
      <w:r w:rsidRPr="00901FD3">
        <w:t>Revision History</w:t>
      </w:r>
      <w:bookmarkEnd w:id="69"/>
      <w:bookmarkEnd w:id="70"/>
      <w:bookmarkEnd w:id="71"/>
      <w:bookmarkEnd w:id="72"/>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30"/>
        <w:gridCol w:w="2667"/>
        <w:gridCol w:w="1473"/>
        <w:gridCol w:w="2358"/>
      </w:tblGrid>
      <w:tr w:rsidR="002F54DE" w:rsidRPr="00121B96" w:rsidTr="003848A9">
        <w:tc>
          <w:tcPr>
            <w:tcW w:w="1548" w:type="dxa"/>
            <w:shd w:val="clear" w:color="auto" w:fill="BFBFBF" w:themeFill="background1" w:themeFillShade="BF"/>
          </w:tcPr>
          <w:p w:rsidR="002F54DE" w:rsidRPr="00C55BAC" w:rsidRDefault="002F54DE" w:rsidP="004E109D">
            <w:pPr>
              <w:contextualSpacing/>
              <w:rPr>
                <w:rFonts w:ascii="Times New Roman" w:hAnsi="Times New Roman" w:cs="Times New Roman"/>
                <w:b/>
              </w:rPr>
            </w:pPr>
            <w:r w:rsidRPr="00C55BAC">
              <w:rPr>
                <w:rFonts w:ascii="Times New Roman" w:hAnsi="Times New Roman" w:cs="Times New Roman"/>
                <w:b/>
              </w:rPr>
              <w:t>DATE</w:t>
            </w:r>
          </w:p>
        </w:tc>
        <w:tc>
          <w:tcPr>
            <w:tcW w:w="1530" w:type="dxa"/>
            <w:shd w:val="clear" w:color="auto" w:fill="BFBFBF" w:themeFill="background1" w:themeFillShade="BF"/>
          </w:tcPr>
          <w:p w:rsidR="002F54DE" w:rsidRPr="00C55BAC" w:rsidRDefault="002F54DE" w:rsidP="004E109D">
            <w:pPr>
              <w:contextualSpacing/>
              <w:rPr>
                <w:rFonts w:ascii="Times New Roman" w:hAnsi="Times New Roman" w:cs="Times New Roman"/>
                <w:b/>
              </w:rPr>
            </w:pPr>
            <w:r w:rsidRPr="00C55BAC">
              <w:rPr>
                <w:rFonts w:ascii="Times New Roman" w:hAnsi="Times New Roman" w:cs="Times New Roman"/>
                <w:b/>
              </w:rPr>
              <w:t>SECTION</w:t>
            </w:r>
          </w:p>
        </w:tc>
        <w:tc>
          <w:tcPr>
            <w:tcW w:w="2667" w:type="dxa"/>
            <w:shd w:val="clear" w:color="auto" w:fill="BFBFBF" w:themeFill="background1" w:themeFillShade="BF"/>
          </w:tcPr>
          <w:p w:rsidR="002F54DE" w:rsidRPr="00C55BAC" w:rsidRDefault="002F54DE" w:rsidP="004E109D">
            <w:pPr>
              <w:contextualSpacing/>
              <w:rPr>
                <w:rFonts w:ascii="Times New Roman" w:hAnsi="Times New Roman" w:cs="Times New Roman"/>
                <w:b/>
              </w:rPr>
            </w:pPr>
            <w:r w:rsidRPr="00C55BAC">
              <w:rPr>
                <w:rFonts w:ascii="Times New Roman" w:hAnsi="Times New Roman" w:cs="Times New Roman"/>
                <w:b/>
              </w:rPr>
              <w:t>BRIEF DESCRIPTION</w:t>
            </w:r>
          </w:p>
        </w:tc>
        <w:tc>
          <w:tcPr>
            <w:tcW w:w="1473" w:type="dxa"/>
            <w:shd w:val="clear" w:color="auto" w:fill="BFBFBF" w:themeFill="background1" w:themeFillShade="BF"/>
          </w:tcPr>
          <w:p w:rsidR="002F54DE" w:rsidRPr="00C55BAC" w:rsidRDefault="002F54DE" w:rsidP="004E109D">
            <w:pPr>
              <w:contextualSpacing/>
              <w:rPr>
                <w:rFonts w:ascii="Times New Roman" w:hAnsi="Times New Roman" w:cs="Times New Roman"/>
                <w:b/>
              </w:rPr>
            </w:pPr>
            <w:r w:rsidRPr="00C55BAC">
              <w:rPr>
                <w:rFonts w:ascii="Times New Roman" w:hAnsi="Times New Roman" w:cs="Times New Roman"/>
                <w:b/>
              </w:rPr>
              <w:t>VERSION #</w:t>
            </w:r>
          </w:p>
        </w:tc>
        <w:tc>
          <w:tcPr>
            <w:tcW w:w="2358" w:type="dxa"/>
            <w:shd w:val="clear" w:color="auto" w:fill="BFBFBF" w:themeFill="background1" w:themeFillShade="BF"/>
          </w:tcPr>
          <w:p w:rsidR="002F54DE" w:rsidRPr="00C55BAC" w:rsidRDefault="002F54DE" w:rsidP="004E109D">
            <w:pPr>
              <w:contextualSpacing/>
              <w:rPr>
                <w:rFonts w:ascii="Times New Roman" w:hAnsi="Times New Roman" w:cs="Times New Roman"/>
                <w:b/>
              </w:rPr>
            </w:pPr>
            <w:r w:rsidRPr="00C55BAC">
              <w:rPr>
                <w:rFonts w:ascii="Times New Roman" w:hAnsi="Times New Roman" w:cs="Times New Roman"/>
                <w:b/>
              </w:rPr>
              <w:t>REQUESTED BY</w:t>
            </w:r>
          </w:p>
        </w:tc>
      </w:tr>
      <w:tr w:rsidR="002F54DE" w:rsidRPr="00121B96" w:rsidTr="003848A9">
        <w:tc>
          <w:tcPr>
            <w:tcW w:w="1548" w:type="dxa"/>
          </w:tcPr>
          <w:p w:rsidR="002F54DE" w:rsidRPr="00C55BAC" w:rsidRDefault="00CA67C8" w:rsidP="001D623F">
            <w:pPr>
              <w:contextualSpacing/>
              <w:rPr>
                <w:rFonts w:ascii="Times New Roman" w:hAnsi="Times New Roman" w:cs="Times New Roman"/>
              </w:rPr>
            </w:pPr>
            <w:r>
              <w:rPr>
                <w:rFonts w:ascii="Times New Roman" w:hAnsi="Times New Roman" w:cs="Times New Roman"/>
              </w:rPr>
              <w:t>7/22/1</w:t>
            </w:r>
            <w:r w:rsidR="001D623F">
              <w:rPr>
                <w:rFonts w:ascii="Times New Roman" w:hAnsi="Times New Roman" w:cs="Times New Roman"/>
              </w:rPr>
              <w:t>4</w:t>
            </w:r>
          </w:p>
        </w:tc>
        <w:tc>
          <w:tcPr>
            <w:tcW w:w="1530" w:type="dxa"/>
          </w:tcPr>
          <w:p w:rsidR="002F54DE" w:rsidRPr="00C55BAC" w:rsidRDefault="00CA67C8" w:rsidP="004E109D">
            <w:pPr>
              <w:contextualSpacing/>
              <w:rPr>
                <w:rFonts w:ascii="Times New Roman" w:hAnsi="Times New Roman" w:cs="Times New Roman"/>
              </w:rPr>
            </w:pPr>
            <w:r>
              <w:rPr>
                <w:rFonts w:ascii="Times New Roman" w:hAnsi="Times New Roman" w:cs="Times New Roman"/>
              </w:rPr>
              <w:t>All</w:t>
            </w:r>
          </w:p>
        </w:tc>
        <w:tc>
          <w:tcPr>
            <w:tcW w:w="2667" w:type="dxa"/>
          </w:tcPr>
          <w:p w:rsidR="002F54DE" w:rsidRPr="00C55BAC" w:rsidRDefault="001D623F" w:rsidP="004E109D">
            <w:pPr>
              <w:contextualSpacing/>
              <w:rPr>
                <w:rFonts w:ascii="Times New Roman" w:hAnsi="Times New Roman" w:cs="Times New Roman"/>
              </w:rPr>
            </w:pPr>
            <w:r>
              <w:rPr>
                <w:rFonts w:ascii="Times New Roman" w:hAnsi="Times New Roman" w:cs="Times New Roman"/>
              </w:rPr>
              <w:t xml:space="preserve">Development Phase 1 </w:t>
            </w:r>
          </w:p>
        </w:tc>
        <w:tc>
          <w:tcPr>
            <w:tcW w:w="1473" w:type="dxa"/>
          </w:tcPr>
          <w:p w:rsidR="002F54DE" w:rsidRPr="00C55BAC" w:rsidRDefault="00CA67C8" w:rsidP="004E109D">
            <w:pPr>
              <w:contextualSpacing/>
              <w:rPr>
                <w:rFonts w:ascii="Times New Roman" w:hAnsi="Times New Roman" w:cs="Times New Roman"/>
              </w:rPr>
            </w:pPr>
            <w:r>
              <w:rPr>
                <w:rFonts w:ascii="Times New Roman" w:hAnsi="Times New Roman" w:cs="Times New Roman"/>
              </w:rPr>
              <w:t>1.0</w:t>
            </w:r>
          </w:p>
        </w:tc>
        <w:tc>
          <w:tcPr>
            <w:tcW w:w="2358" w:type="dxa"/>
          </w:tcPr>
          <w:p w:rsidR="002F54DE" w:rsidRPr="00C55BAC" w:rsidRDefault="00CA67C8" w:rsidP="004E109D">
            <w:pPr>
              <w:contextualSpacing/>
              <w:rPr>
                <w:rFonts w:ascii="Times New Roman" w:hAnsi="Times New Roman" w:cs="Times New Roman"/>
              </w:rPr>
            </w:pPr>
            <w:r>
              <w:rPr>
                <w:rFonts w:ascii="Times New Roman" w:hAnsi="Times New Roman" w:cs="Times New Roman"/>
              </w:rPr>
              <w:t>ERM</w:t>
            </w:r>
          </w:p>
        </w:tc>
      </w:tr>
      <w:tr w:rsidR="002F54DE" w:rsidRPr="00121B96" w:rsidTr="003848A9">
        <w:tc>
          <w:tcPr>
            <w:tcW w:w="1548" w:type="dxa"/>
          </w:tcPr>
          <w:p w:rsidR="002F54DE" w:rsidRPr="00C55BAC" w:rsidRDefault="002F54DE" w:rsidP="004E109D">
            <w:pPr>
              <w:contextualSpacing/>
              <w:rPr>
                <w:rFonts w:ascii="Times New Roman" w:hAnsi="Times New Roman" w:cs="Times New Roman"/>
              </w:rPr>
            </w:pPr>
          </w:p>
        </w:tc>
        <w:tc>
          <w:tcPr>
            <w:tcW w:w="1530" w:type="dxa"/>
          </w:tcPr>
          <w:p w:rsidR="002F54DE" w:rsidRPr="00C55BAC" w:rsidRDefault="002F54DE" w:rsidP="004E109D">
            <w:pPr>
              <w:contextualSpacing/>
              <w:rPr>
                <w:rFonts w:ascii="Times New Roman" w:hAnsi="Times New Roman" w:cs="Times New Roman"/>
              </w:rPr>
            </w:pPr>
          </w:p>
        </w:tc>
        <w:tc>
          <w:tcPr>
            <w:tcW w:w="2667" w:type="dxa"/>
          </w:tcPr>
          <w:p w:rsidR="002F54DE" w:rsidRPr="00C55BAC" w:rsidRDefault="002F54DE" w:rsidP="004E109D">
            <w:pPr>
              <w:contextualSpacing/>
              <w:rPr>
                <w:rFonts w:ascii="Times New Roman" w:hAnsi="Times New Roman" w:cs="Times New Roman"/>
              </w:rPr>
            </w:pPr>
          </w:p>
        </w:tc>
        <w:tc>
          <w:tcPr>
            <w:tcW w:w="1473" w:type="dxa"/>
          </w:tcPr>
          <w:p w:rsidR="002F54DE" w:rsidRPr="00C55BAC" w:rsidRDefault="002F54DE" w:rsidP="004E109D">
            <w:pPr>
              <w:contextualSpacing/>
              <w:rPr>
                <w:rFonts w:ascii="Times New Roman" w:hAnsi="Times New Roman" w:cs="Times New Roman"/>
              </w:rPr>
            </w:pPr>
          </w:p>
        </w:tc>
        <w:tc>
          <w:tcPr>
            <w:tcW w:w="2358" w:type="dxa"/>
          </w:tcPr>
          <w:p w:rsidR="002F54DE" w:rsidRPr="00C55BAC" w:rsidRDefault="002F54DE" w:rsidP="004E109D">
            <w:pPr>
              <w:contextualSpacing/>
              <w:rPr>
                <w:rFonts w:ascii="Times New Roman" w:hAnsi="Times New Roman" w:cs="Times New Roman"/>
              </w:rPr>
            </w:pPr>
          </w:p>
        </w:tc>
      </w:tr>
    </w:tbl>
    <w:p w:rsidR="00323B84" w:rsidRDefault="00323B84">
      <w:pPr>
        <w:rPr>
          <w:rFonts w:asciiTheme="majorHAnsi" w:eastAsiaTheme="majorEastAsia" w:hAnsiTheme="majorHAnsi" w:cstheme="majorBidi"/>
          <w:b/>
          <w:bCs/>
          <w:color w:val="365F91" w:themeColor="accent1" w:themeShade="BF"/>
          <w:sz w:val="28"/>
          <w:szCs w:val="28"/>
        </w:rPr>
      </w:pPr>
    </w:p>
    <w:p w:rsidR="00335615" w:rsidRDefault="00335615">
      <w:pPr>
        <w:rPr>
          <w:rFonts w:asciiTheme="majorHAnsi" w:eastAsiaTheme="majorEastAsia" w:hAnsiTheme="majorHAnsi" w:cstheme="majorBidi"/>
          <w:b/>
          <w:bCs/>
          <w:color w:val="365F91" w:themeColor="accent1" w:themeShade="BF"/>
          <w:sz w:val="28"/>
          <w:szCs w:val="28"/>
        </w:rPr>
      </w:pPr>
      <w:r>
        <w:br w:type="page"/>
      </w:r>
    </w:p>
    <w:p w:rsidR="00926ABA" w:rsidRPr="00C24B28" w:rsidRDefault="00926ABA" w:rsidP="00901FD3">
      <w:pPr>
        <w:pStyle w:val="Heading1"/>
      </w:pPr>
      <w:bookmarkStart w:id="74" w:name="_Toc394567761"/>
      <w:r w:rsidRPr="00C24B28">
        <w:lastRenderedPageBreak/>
        <w:t>Appendix A: Control Parameters</w:t>
      </w:r>
      <w:bookmarkEnd w:id="74"/>
    </w:p>
    <w:p w:rsidR="00926ABA" w:rsidRPr="00CF2DCA" w:rsidRDefault="00926ABA" w:rsidP="00926ABA">
      <w:pPr>
        <w:contextualSpacing/>
        <w:rPr>
          <w:rFonts w:ascii="Times New Roman" w:hAnsi="Times New Roman" w:cs="Times New Roman"/>
          <w:b/>
          <w:sz w:val="20"/>
          <w:szCs w:val="20"/>
        </w:rPr>
      </w:pPr>
      <w:r w:rsidRPr="00CF2DCA">
        <w:rPr>
          <w:rFonts w:ascii="Times New Roman" w:hAnsi="Times New Roman" w:cs="Times New Roman"/>
          <w:b/>
          <w:sz w:val="20"/>
          <w:szCs w:val="20"/>
        </w:rPr>
        <w:t>Parameter,</w:t>
      </w:r>
      <w:r w:rsidRPr="00CF2DCA">
        <w:rPr>
          <w:rFonts w:ascii="Times New Roman" w:hAnsi="Times New Roman" w:cs="Times New Roman"/>
          <w:b/>
          <w:sz w:val="20"/>
          <w:szCs w:val="20"/>
        </w:rPr>
        <w:tab/>
      </w:r>
      <w:r w:rsidRPr="00CF2DCA">
        <w:rPr>
          <w:rFonts w:ascii="Times New Roman" w:hAnsi="Times New Roman" w:cs="Times New Roman"/>
          <w:b/>
          <w:sz w:val="20"/>
          <w:szCs w:val="20"/>
        </w:rPr>
        <w:tab/>
        <w:t>Value,</w:t>
      </w:r>
      <w:r w:rsidRPr="00CF2DCA">
        <w:rPr>
          <w:rFonts w:ascii="Times New Roman" w:hAnsi="Times New Roman" w:cs="Times New Roman"/>
          <w:b/>
          <w:sz w:val="20"/>
          <w:szCs w:val="20"/>
        </w:rPr>
        <w:tab/>
        <w:t>Comment</w:t>
      </w:r>
    </w:p>
    <w:p w:rsidR="00926ABA" w:rsidRPr="00B72A93" w:rsidRDefault="00926ABA" w:rsidP="00926ABA">
      <w:pPr>
        <w:contextualSpacing/>
        <w:rPr>
          <w:rFonts w:ascii="Times New Roman" w:hAnsi="Times New Roman" w:cs="Times New Roman"/>
          <w:sz w:val="20"/>
          <w:szCs w:val="20"/>
        </w:rPr>
      </w:pPr>
      <w:proofErr w:type="spellStart"/>
      <w:proofErr w:type="gramStart"/>
      <w:r w:rsidRPr="00B72A93">
        <w:rPr>
          <w:rFonts w:ascii="Times New Roman" w:hAnsi="Times New Roman" w:cs="Times New Roman"/>
          <w:sz w:val="20"/>
          <w:szCs w:val="20"/>
        </w:rPr>
        <w:t>minDatesCount</w:t>
      </w:r>
      <w:proofErr w:type="spellEnd"/>
      <w:proofErr w:type="gramEnd"/>
      <w:r w:rsidRPr="00B72A93">
        <w:rPr>
          <w:rFonts w:ascii="Times New Roman" w:hAnsi="Times New Roman" w:cs="Times New Roman"/>
          <w:sz w:val="20"/>
          <w:szCs w:val="20"/>
        </w:rPr>
        <w:t>,</w:t>
      </w:r>
      <w:r w:rsidRPr="00B72A93">
        <w:rPr>
          <w:rFonts w:ascii="Times New Roman" w:hAnsi="Times New Roman" w:cs="Times New Roman"/>
          <w:sz w:val="20"/>
          <w:szCs w:val="20"/>
        </w:rPr>
        <w:tab/>
      </w:r>
      <w:r w:rsidRPr="00B72A93">
        <w:rPr>
          <w:rFonts w:ascii="Times New Roman" w:hAnsi="Times New Roman" w:cs="Times New Roman"/>
          <w:sz w:val="20"/>
          <w:szCs w:val="20"/>
        </w:rPr>
        <w:tab/>
        <w:t>480,</w:t>
      </w:r>
      <w:r w:rsidRPr="00B72A93">
        <w:rPr>
          <w:rFonts w:ascii="Times New Roman" w:hAnsi="Times New Roman" w:cs="Times New Roman"/>
          <w:sz w:val="20"/>
          <w:szCs w:val="20"/>
        </w:rPr>
        <w:tab/>
        <w:t>Minimum number of dates a factor should have to avoid being regressed</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num_pca_ir_curve</w:t>
      </w:r>
      <w:proofErr w:type="spellEnd"/>
      <w:r w:rsidRPr="00B72A93">
        <w:rPr>
          <w:rFonts w:ascii="Times New Roman" w:hAnsi="Times New Roman" w:cs="Times New Roman"/>
          <w:sz w:val="20"/>
          <w:szCs w:val="20"/>
        </w:rPr>
        <w:t>,</w:t>
      </w:r>
      <w:r w:rsidRPr="00B72A93">
        <w:rPr>
          <w:rFonts w:ascii="Times New Roman" w:hAnsi="Times New Roman" w:cs="Times New Roman"/>
          <w:sz w:val="20"/>
          <w:szCs w:val="20"/>
        </w:rPr>
        <w:tab/>
        <w:t>18,</w:t>
      </w:r>
      <w:r w:rsidRPr="00B72A93">
        <w:rPr>
          <w:rFonts w:ascii="Times New Roman" w:hAnsi="Times New Roman" w:cs="Times New Roman"/>
          <w:sz w:val="20"/>
          <w:szCs w:val="20"/>
        </w:rPr>
        <w:tab/>
        <w:t>Number of principal components calculated for IR to use in regressions</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num_pca_fx_forward</w:t>
      </w:r>
      <w:proofErr w:type="spellEnd"/>
      <w:r w:rsidRPr="00B72A93">
        <w:rPr>
          <w:rFonts w:ascii="Times New Roman" w:hAnsi="Times New Roman" w:cs="Times New Roman"/>
          <w:sz w:val="20"/>
          <w:szCs w:val="20"/>
        </w:rPr>
        <w:t>,</w:t>
      </w:r>
      <w:r w:rsidRPr="00B72A93">
        <w:rPr>
          <w:rFonts w:ascii="Times New Roman" w:hAnsi="Times New Roman" w:cs="Times New Roman"/>
          <w:sz w:val="20"/>
          <w:szCs w:val="20"/>
        </w:rPr>
        <w:tab/>
        <w:t>18,</w:t>
      </w:r>
      <w:r w:rsidRPr="00B72A93">
        <w:rPr>
          <w:rFonts w:ascii="Times New Roman" w:hAnsi="Times New Roman" w:cs="Times New Roman"/>
          <w:sz w:val="20"/>
          <w:szCs w:val="20"/>
        </w:rPr>
        <w:tab/>
        <w:t>Number of principal components calculated for FX Forward to use in regressions</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num_pca_eqt_spot</w:t>
      </w:r>
      <w:proofErr w:type="spellEnd"/>
      <w:r w:rsidRPr="00B72A93">
        <w:rPr>
          <w:rFonts w:ascii="Times New Roman" w:hAnsi="Times New Roman" w:cs="Times New Roman"/>
          <w:sz w:val="20"/>
          <w:szCs w:val="20"/>
        </w:rPr>
        <w:t>,</w:t>
      </w:r>
      <w:r w:rsidRPr="00B72A93">
        <w:rPr>
          <w:rFonts w:ascii="Times New Roman" w:hAnsi="Times New Roman" w:cs="Times New Roman"/>
          <w:sz w:val="20"/>
          <w:szCs w:val="20"/>
        </w:rPr>
        <w:tab/>
        <w:t>18,</w:t>
      </w:r>
      <w:r w:rsidRPr="00B72A93">
        <w:rPr>
          <w:rFonts w:ascii="Times New Roman" w:hAnsi="Times New Roman" w:cs="Times New Roman"/>
          <w:sz w:val="20"/>
          <w:szCs w:val="20"/>
        </w:rPr>
        <w:tab/>
        <w:t xml:space="preserve">Number of principal components calculated for </w:t>
      </w:r>
      <w:proofErr w:type="spellStart"/>
      <w:r w:rsidRPr="00B72A93">
        <w:rPr>
          <w:rFonts w:ascii="Times New Roman" w:hAnsi="Times New Roman" w:cs="Times New Roman"/>
          <w:sz w:val="20"/>
          <w:szCs w:val="20"/>
        </w:rPr>
        <w:t>Eqt</w:t>
      </w:r>
      <w:proofErr w:type="spellEnd"/>
      <w:r w:rsidRPr="00B72A93">
        <w:rPr>
          <w:rFonts w:ascii="Times New Roman" w:hAnsi="Times New Roman" w:cs="Times New Roman"/>
          <w:sz w:val="20"/>
          <w:szCs w:val="20"/>
        </w:rPr>
        <w:t xml:space="preserve"> </w:t>
      </w:r>
      <w:proofErr w:type="spellStart"/>
      <w:r w:rsidRPr="00B72A93">
        <w:rPr>
          <w:rFonts w:ascii="Times New Roman" w:hAnsi="Times New Roman" w:cs="Times New Roman"/>
          <w:sz w:val="20"/>
          <w:szCs w:val="20"/>
        </w:rPr>
        <w:t>Spotto</w:t>
      </w:r>
      <w:proofErr w:type="spellEnd"/>
      <w:r w:rsidRPr="00B72A93">
        <w:rPr>
          <w:rFonts w:ascii="Times New Roman" w:hAnsi="Times New Roman" w:cs="Times New Roman"/>
          <w:sz w:val="20"/>
          <w:szCs w:val="20"/>
        </w:rPr>
        <w:t xml:space="preserve"> use in regressions</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num_pca_eqt_vol</w:t>
      </w:r>
      <w:proofErr w:type="spellEnd"/>
      <w:r w:rsidRPr="00B72A93">
        <w:rPr>
          <w:rFonts w:ascii="Times New Roman" w:hAnsi="Times New Roman" w:cs="Times New Roman"/>
          <w:sz w:val="20"/>
          <w:szCs w:val="20"/>
        </w:rPr>
        <w:t>,</w:t>
      </w:r>
      <w:r w:rsidRPr="00B72A93">
        <w:rPr>
          <w:rFonts w:ascii="Times New Roman" w:hAnsi="Times New Roman" w:cs="Times New Roman"/>
          <w:sz w:val="20"/>
          <w:szCs w:val="20"/>
        </w:rPr>
        <w:tab/>
        <w:t>18,</w:t>
      </w:r>
      <w:r w:rsidRPr="00B72A93">
        <w:rPr>
          <w:rFonts w:ascii="Times New Roman" w:hAnsi="Times New Roman" w:cs="Times New Roman"/>
          <w:sz w:val="20"/>
          <w:szCs w:val="20"/>
        </w:rPr>
        <w:tab/>
        <w:t xml:space="preserve">Number of principal components calculated for </w:t>
      </w:r>
      <w:proofErr w:type="spellStart"/>
      <w:r w:rsidRPr="00B72A93">
        <w:rPr>
          <w:rFonts w:ascii="Times New Roman" w:hAnsi="Times New Roman" w:cs="Times New Roman"/>
          <w:sz w:val="20"/>
          <w:szCs w:val="20"/>
        </w:rPr>
        <w:t>Eqt</w:t>
      </w:r>
      <w:proofErr w:type="spellEnd"/>
      <w:r w:rsidRPr="00B72A93">
        <w:rPr>
          <w:rFonts w:ascii="Times New Roman" w:hAnsi="Times New Roman" w:cs="Times New Roman"/>
          <w:sz w:val="20"/>
          <w:szCs w:val="20"/>
        </w:rPr>
        <w:t xml:space="preserve"> </w:t>
      </w:r>
      <w:proofErr w:type="spellStart"/>
      <w:r w:rsidRPr="00B72A93">
        <w:rPr>
          <w:rFonts w:ascii="Times New Roman" w:hAnsi="Times New Roman" w:cs="Times New Roman"/>
          <w:sz w:val="20"/>
          <w:szCs w:val="20"/>
        </w:rPr>
        <w:t>Vol</w:t>
      </w:r>
      <w:proofErr w:type="spellEnd"/>
      <w:r w:rsidRPr="00B72A93">
        <w:rPr>
          <w:rFonts w:ascii="Times New Roman" w:hAnsi="Times New Roman" w:cs="Times New Roman"/>
          <w:sz w:val="20"/>
          <w:szCs w:val="20"/>
        </w:rPr>
        <w:t xml:space="preserve"> to use in regressions</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num_pca_fx_spot</w:t>
      </w:r>
      <w:proofErr w:type="spellEnd"/>
      <w:r w:rsidRPr="00B72A93">
        <w:rPr>
          <w:rFonts w:ascii="Times New Roman" w:hAnsi="Times New Roman" w:cs="Times New Roman"/>
          <w:sz w:val="20"/>
          <w:szCs w:val="20"/>
        </w:rPr>
        <w:t>,</w:t>
      </w:r>
      <w:r w:rsidRPr="00B72A93">
        <w:rPr>
          <w:rFonts w:ascii="Times New Roman" w:hAnsi="Times New Roman" w:cs="Times New Roman"/>
          <w:sz w:val="20"/>
          <w:szCs w:val="20"/>
        </w:rPr>
        <w:tab/>
        <w:t>18,</w:t>
      </w:r>
      <w:r w:rsidRPr="00B72A93">
        <w:rPr>
          <w:rFonts w:ascii="Times New Roman" w:hAnsi="Times New Roman" w:cs="Times New Roman"/>
          <w:sz w:val="20"/>
          <w:szCs w:val="20"/>
        </w:rPr>
        <w:tab/>
        <w:t>Number of principal components calculated for FX Spot to use in regressions</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num_pca_fx_vol</w:t>
      </w:r>
      <w:proofErr w:type="spellEnd"/>
      <w:r w:rsidRPr="00B72A93">
        <w:rPr>
          <w:rFonts w:ascii="Times New Roman" w:hAnsi="Times New Roman" w:cs="Times New Roman"/>
          <w:sz w:val="20"/>
          <w:szCs w:val="20"/>
        </w:rPr>
        <w:t>,</w:t>
      </w:r>
      <w:r w:rsidRPr="00B72A93">
        <w:rPr>
          <w:rFonts w:ascii="Times New Roman" w:hAnsi="Times New Roman" w:cs="Times New Roman"/>
          <w:sz w:val="20"/>
          <w:szCs w:val="20"/>
        </w:rPr>
        <w:tab/>
      </w:r>
      <w:r w:rsidRPr="00B72A93">
        <w:rPr>
          <w:rFonts w:ascii="Times New Roman" w:hAnsi="Times New Roman" w:cs="Times New Roman"/>
          <w:sz w:val="20"/>
          <w:szCs w:val="20"/>
        </w:rPr>
        <w:tab/>
        <w:t>18,</w:t>
      </w:r>
      <w:r w:rsidRPr="00B72A93">
        <w:rPr>
          <w:rFonts w:ascii="Times New Roman" w:hAnsi="Times New Roman" w:cs="Times New Roman"/>
          <w:sz w:val="20"/>
          <w:szCs w:val="20"/>
        </w:rPr>
        <w:tab/>
        <w:t xml:space="preserve">Number of principal components calculated for FX </w:t>
      </w:r>
      <w:proofErr w:type="spellStart"/>
      <w:r w:rsidRPr="00B72A93">
        <w:rPr>
          <w:rFonts w:ascii="Times New Roman" w:hAnsi="Times New Roman" w:cs="Times New Roman"/>
          <w:sz w:val="20"/>
          <w:szCs w:val="20"/>
        </w:rPr>
        <w:t>Vol</w:t>
      </w:r>
      <w:proofErr w:type="spellEnd"/>
      <w:r w:rsidRPr="00B72A93">
        <w:rPr>
          <w:rFonts w:ascii="Times New Roman" w:hAnsi="Times New Roman" w:cs="Times New Roman"/>
          <w:sz w:val="20"/>
          <w:szCs w:val="20"/>
        </w:rPr>
        <w:t xml:space="preserve"> to use in regressions</w:t>
      </w:r>
    </w:p>
    <w:p w:rsidR="00926ABA" w:rsidRPr="00B72A93" w:rsidRDefault="00926ABA" w:rsidP="00926ABA">
      <w:pPr>
        <w:contextualSpacing/>
        <w:rPr>
          <w:rFonts w:ascii="Times New Roman" w:hAnsi="Times New Roman" w:cs="Times New Roman"/>
          <w:sz w:val="20"/>
          <w:szCs w:val="20"/>
        </w:rPr>
      </w:pPr>
      <w:proofErr w:type="spellStart"/>
      <w:proofErr w:type="gramStart"/>
      <w:r w:rsidRPr="00B72A93">
        <w:rPr>
          <w:rFonts w:ascii="Times New Roman" w:hAnsi="Times New Roman" w:cs="Times New Roman"/>
          <w:sz w:val="20"/>
          <w:szCs w:val="20"/>
        </w:rPr>
        <w:t>minNumRetsForRegr</w:t>
      </w:r>
      <w:proofErr w:type="spellEnd"/>
      <w:proofErr w:type="gramEnd"/>
      <w:r w:rsidRPr="00B72A93">
        <w:rPr>
          <w:rFonts w:ascii="Times New Roman" w:hAnsi="Times New Roman" w:cs="Times New Roman"/>
          <w:sz w:val="20"/>
          <w:szCs w:val="20"/>
        </w:rPr>
        <w:t>,</w:t>
      </w:r>
      <w:r w:rsidRPr="00B72A93">
        <w:rPr>
          <w:rFonts w:ascii="Times New Roman" w:hAnsi="Times New Roman" w:cs="Times New Roman"/>
          <w:sz w:val="20"/>
          <w:szCs w:val="20"/>
        </w:rPr>
        <w:tab/>
        <w:t>21,</w:t>
      </w:r>
      <w:r w:rsidRPr="00B72A93">
        <w:rPr>
          <w:rFonts w:ascii="Times New Roman" w:hAnsi="Times New Roman" w:cs="Times New Roman"/>
          <w:sz w:val="20"/>
          <w:szCs w:val="20"/>
        </w:rPr>
        <w:tab/>
        <w:t>Minimum days of data without gap a factor should have to be regressed</w:t>
      </w:r>
    </w:p>
    <w:p w:rsidR="00926ABA" w:rsidRPr="00B72A93" w:rsidRDefault="00926ABA" w:rsidP="00926ABA">
      <w:pPr>
        <w:contextualSpacing/>
        <w:rPr>
          <w:rFonts w:ascii="Times New Roman" w:hAnsi="Times New Roman" w:cs="Times New Roman"/>
          <w:sz w:val="20"/>
          <w:szCs w:val="20"/>
        </w:rPr>
      </w:pPr>
      <w:proofErr w:type="spellStart"/>
      <w:proofErr w:type="gramStart"/>
      <w:r w:rsidRPr="00B72A93">
        <w:rPr>
          <w:rFonts w:ascii="Times New Roman" w:hAnsi="Times New Roman" w:cs="Times New Roman"/>
          <w:sz w:val="20"/>
          <w:szCs w:val="20"/>
        </w:rPr>
        <w:t>maxAllowedGap</w:t>
      </w:r>
      <w:proofErr w:type="spellEnd"/>
      <w:proofErr w:type="gramEnd"/>
      <w:r w:rsidRPr="00B72A93">
        <w:rPr>
          <w:rFonts w:ascii="Times New Roman" w:hAnsi="Times New Roman" w:cs="Times New Roman"/>
          <w:sz w:val="20"/>
          <w:szCs w:val="20"/>
        </w:rPr>
        <w:t>,</w:t>
      </w:r>
      <w:r w:rsidRPr="00B72A93">
        <w:rPr>
          <w:rFonts w:ascii="Times New Roman" w:hAnsi="Times New Roman" w:cs="Times New Roman"/>
          <w:sz w:val="20"/>
          <w:szCs w:val="20"/>
        </w:rPr>
        <w:tab/>
      </w:r>
      <w:r w:rsidRPr="00B72A93">
        <w:rPr>
          <w:rFonts w:ascii="Times New Roman" w:hAnsi="Times New Roman" w:cs="Times New Roman"/>
          <w:sz w:val="20"/>
          <w:szCs w:val="20"/>
        </w:rPr>
        <w:tab/>
        <w:t>5,</w:t>
      </w:r>
      <w:r w:rsidRPr="00B72A93">
        <w:rPr>
          <w:rFonts w:ascii="Times New Roman" w:hAnsi="Times New Roman" w:cs="Times New Roman"/>
          <w:sz w:val="20"/>
          <w:szCs w:val="20"/>
        </w:rPr>
        <w:tab/>
        <w:t>Maximum allowed gap in the data. If a gap exceeds this number, all previous values are thrown away</w:t>
      </w:r>
    </w:p>
    <w:p w:rsidR="00926ABA" w:rsidRPr="00B72A93" w:rsidRDefault="00926ABA" w:rsidP="00926ABA">
      <w:pPr>
        <w:contextualSpacing/>
        <w:rPr>
          <w:rFonts w:ascii="Times New Roman" w:hAnsi="Times New Roman" w:cs="Times New Roman"/>
          <w:sz w:val="20"/>
          <w:szCs w:val="20"/>
        </w:rPr>
      </w:pPr>
      <w:proofErr w:type="spellStart"/>
      <w:proofErr w:type="gramStart"/>
      <w:r w:rsidRPr="00B72A93">
        <w:rPr>
          <w:rFonts w:ascii="Times New Roman" w:hAnsi="Times New Roman" w:cs="Times New Roman"/>
          <w:sz w:val="20"/>
          <w:szCs w:val="20"/>
        </w:rPr>
        <w:t>maxDatesUnch</w:t>
      </w:r>
      <w:proofErr w:type="spellEnd"/>
      <w:proofErr w:type="gramEnd"/>
      <w:r w:rsidRPr="00B72A93">
        <w:rPr>
          <w:rFonts w:ascii="Times New Roman" w:hAnsi="Times New Roman" w:cs="Times New Roman"/>
          <w:sz w:val="20"/>
          <w:szCs w:val="20"/>
        </w:rPr>
        <w:t>,</w:t>
      </w:r>
      <w:r w:rsidRPr="00B72A93">
        <w:rPr>
          <w:rFonts w:ascii="Times New Roman" w:hAnsi="Times New Roman" w:cs="Times New Roman"/>
          <w:sz w:val="20"/>
          <w:szCs w:val="20"/>
        </w:rPr>
        <w:tab/>
      </w:r>
      <w:r w:rsidRPr="00B72A93">
        <w:rPr>
          <w:rFonts w:ascii="Times New Roman" w:hAnsi="Times New Roman" w:cs="Times New Roman"/>
          <w:sz w:val="20"/>
          <w:szCs w:val="20"/>
        </w:rPr>
        <w:tab/>
        <w:t>10,</w:t>
      </w:r>
      <w:r w:rsidRPr="00B72A93">
        <w:rPr>
          <w:rFonts w:ascii="Times New Roman" w:hAnsi="Times New Roman" w:cs="Times New Roman"/>
          <w:sz w:val="20"/>
          <w:szCs w:val="20"/>
        </w:rPr>
        <w:tab/>
        <w:t xml:space="preserve">Maximum allowed number of dates with unchanged data. If a number of days with unchanged data </w:t>
      </w:r>
      <w:proofErr w:type="gramStart"/>
      <w:r w:rsidRPr="00B72A93">
        <w:rPr>
          <w:rFonts w:ascii="Times New Roman" w:hAnsi="Times New Roman" w:cs="Times New Roman"/>
          <w:sz w:val="20"/>
          <w:szCs w:val="20"/>
        </w:rPr>
        <w:t>exceeds</w:t>
      </w:r>
      <w:proofErr w:type="gramEnd"/>
      <w:r w:rsidRPr="00B72A93">
        <w:rPr>
          <w:rFonts w:ascii="Times New Roman" w:hAnsi="Times New Roman" w:cs="Times New Roman"/>
          <w:sz w:val="20"/>
          <w:szCs w:val="20"/>
        </w:rPr>
        <w:t xml:space="preserve"> this number, all previous values are thrown away"</w:t>
      </w:r>
    </w:p>
    <w:p w:rsidR="00926ABA" w:rsidRPr="00B72A93" w:rsidRDefault="00926ABA" w:rsidP="00926ABA">
      <w:pPr>
        <w:contextualSpacing/>
        <w:rPr>
          <w:rFonts w:ascii="Times New Roman" w:hAnsi="Times New Roman" w:cs="Times New Roman"/>
          <w:sz w:val="20"/>
          <w:szCs w:val="20"/>
        </w:rPr>
      </w:pPr>
      <w:proofErr w:type="spellStart"/>
      <w:proofErr w:type="gramStart"/>
      <w:r w:rsidRPr="00B72A93">
        <w:rPr>
          <w:rFonts w:ascii="Times New Roman" w:hAnsi="Times New Roman" w:cs="Times New Roman"/>
          <w:sz w:val="20"/>
          <w:szCs w:val="20"/>
        </w:rPr>
        <w:t>defaultIdioVol</w:t>
      </w:r>
      <w:proofErr w:type="spellEnd"/>
      <w:proofErr w:type="gramEnd"/>
      <w:r w:rsidRPr="00B72A93">
        <w:rPr>
          <w:rFonts w:ascii="Times New Roman" w:hAnsi="Times New Roman" w:cs="Times New Roman"/>
          <w:sz w:val="20"/>
          <w:szCs w:val="20"/>
        </w:rPr>
        <w:t>,</w:t>
      </w:r>
      <w:r w:rsidRPr="00B72A93">
        <w:rPr>
          <w:rFonts w:ascii="Times New Roman" w:hAnsi="Times New Roman" w:cs="Times New Roman"/>
          <w:sz w:val="20"/>
          <w:szCs w:val="20"/>
        </w:rPr>
        <w:tab/>
      </w:r>
      <w:r w:rsidRPr="00B72A93">
        <w:rPr>
          <w:rFonts w:ascii="Times New Roman" w:hAnsi="Times New Roman" w:cs="Times New Roman"/>
          <w:sz w:val="20"/>
          <w:szCs w:val="20"/>
        </w:rPr>
        <w:tab/>
        <w:t>0.01,</w:t>
      </w:r>
    </w:p>
    <w:p w:rsidR="00926ABA" w:rsidRPr="00B72A93" w:rsidRDefault="00926ABA" w:rsidP="00926ABA">
      <w:pPr>
        <w:contextualSpacing/>
        <w:rPr>
          <w:rFonts w:ascii="Times New Roman" w:hAnsi="Times New Roman" w:cs="Times New Roman"/>
          <w:sz w:val="20"/>
          <w:szCs w:val="20"/>
        </w:rPr>
      </w:pPr>
      <w:proofErr w:type="spellStart"/>
      <w:proofErr w:type="gramStart"/>
      <w:r w:rsidRPr="00B72A93">
        <w:rPr>
          <w:rFonts w:ascii="Times New Roman" w:hAnsi="Times New Roman" w:cs="Times New Roman"/>
          <w:sz w:val="20"/>
          <w:szCs w:val="20"/>
        </w:rPr>
        <w:t>staleDataDailyVolMin</w:t>
      </w:r>
      <w:proofErr w:type="spellEnd"/>
      <w:proofErr w:type="gramEnd"/>
      <w:r w:rsidRPr="00B72A93">
        <w:rPr>
          <w:rFonts w:ascii="Times New Roman" w:hAnsi="Times New Roman" w:cs="Times New Roman"/>
          <w:sz w:val="20"/>
          <w:szCs w:val="20"/>
        </w:rPr>
        <w:t>,</w:t>
      </w:r>
      <w:r w:rsidRPr="00B72A93">
        <w:rPr>
          <w:rFonts w:ascii="Times New Roman" w:hAnsi="Times New Roman" w:cs="Times New Roman"/>
          <w:sz w:val="20"/>
          <w:szCs w:val="20"/>
        </w:rPr>
        <w:tab/>
        <w:t>0.0,</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decay_factor</w:t>
      </w:r>
      <w:proofErr w:type="spellEnd"/>
      <w:r w:rsidRPr="00B72A93">
        <w:rPr>
          <w:rFonts w:ascii="Times New Roman" w:hAnsi="Times New Roman" w:cs="Times New Roman"/>
          <w:sz w:val="20"/>
          <w:szCs w:val="20"/>
        </w:rPr>
        <w:t>,</w:t>
      </w:r>
      <w:r w:rsidRPr="00B72A93">
        <w:rPr>
          <w:rFonts w:ascii="Times New Roman" w:hAnsi="Times New Roman" w:cs="Times New Roman"/>
          <w:sz w:val="20"/>
          <w:szCs w:val="20"/>
        </w:rPr>
        <w:tab/>
      </w:r>
      <w:r w:rsidRPr="00B72A93">
        <w:rPr>
          <w:rFonts w:ascii="Times New Roman" w:hAnsi="Times New Roman" w:cs="Times New Roman"/>
          <w:sz w:val="20"/>
          <w:szCs w:val="20"/>
        </w:rPr>
        <w:tab/>
        <w:t>0.993,</w:t>
      </w:r>
    </w:p>
    <w:p w:rsidR="00926ABA" w:rsidRPr="00B72A93" w:rsidRDefault="00926ABA" w:rsidP="00926ABA">
      <w:pPr>
        <w:contextualSpacing/>
        <w:rPr>
          <w:rFonts w:ascii="Times New Roman" w:hAnsi="Times New Roman" w:cs="Times New Roman"/>
          <w:sz w:val="20"/>
          <w:szCs w:val="20"/>
        </w:rPr>
      </w:pPr>
      <w:proofErr w:type="gramStart"/>
      <w:r w:rsidRPr="00B72A93">
        <w:rPr>
          <w:rFonts w:ascii="Times New Roman" w:hAnsi="Times New Roman" w:cs="Times New Roman"/>
          <w:sz w:val="20"/>
          <w:szCs w:val="20"/>
        </w:rPr>
        <w:t>percentile</w:t>
      </w:r>
      <w:proofErr w:type="gramEnd"/>
      <w:r w:rsidRPr="00B72A93">
        <w:rPr>
          <w:rFonts w:ascii="Times New Roman" w:hAnsi="Times New Roman" w:cs="Times New Roman"/>
          <w:sz w:val="20"/>
          <w:szCs w:val="20"/>
        </w:rPr>
        <w:t>,</w:t>
      </w:r>
      <w:r w:rsidRPr="00B72A93">
        <w:rPr>
          <w:rFonts w:ascii="Times New Roman" w:hAnsi="Times New Roman" w:cs="Times New Roman"/>
          <w:sz w:val="20"/>
          <w:szCs w:val="20"/>
        </w:rPr>
        <w:tab/>
        <w:t xml:space="preserve"> </w:t>
      </w:r>
      <w:r w:rsidRPr="00B72A93">
        <w:rPr>
          <w:rFonts w:ascii="Times New Roman" w:hAnsi="Times New Roman" w:cs="Times New Roman"/>
          <w:sz w:val="20"/>
          <w:szCs w:val="20"/>
        </w:rPr>
        <w:tab/>
        <w:t>0.01</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randomness_control</w:t>
      </w:r>
      <w:proofErr w:type="spellEnd"/>
      <w:r w:rsidRPr="00B72A93">
        <w:rPr>
          <w:rFonts w:ascii="Times New Roman" w:hAnsi="Times New Roman" w:cs="Times New Roman"/>
          <w:sz w:val="20"/>
          <w:szCs w:val="20"/>
        </w:rPr>
        <w:t xml:space="preserve">, </w:t>
      </w:r>
      <w:r w:rsidRPr="00B72A93">
        <w:rPr>
          <w:rFonts w:ascii="Times New Roman" w:hAnsi="Times New Roman" w:cs="Times New Roman"/>
          <w:sz w:val="20"/>
          <w:szCs w:val="20"/>
        </w:rPr>
        <w:tab/>
        <w:t xml:space="preserve">0, </w:t>
      </w:r>
      <w:r w:rsidRPr="00B72A93">
        <w:rPr>
          <w:rFonts w:ascii="Times New Roman" w:hAnsi="Times New Roman" w:cs="Times New Roman"/>
          <w:sz w:val="20"/>
          <w:szCs w:val="20"/>
        </w:rPr>
        <w:tab/>
        <w:t>Controls randomness</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largest_return</w:t>
      </w:r>
      <w:proofErr w:type="spellEnd"/>
      <w:r w:rsidRPr="00B72A93">
        <w:rPr>
          <w:rFonts w:ascii="Times New Roman" w:hAnsi="Times New Roman" w:cs="Times New Roman"/>
          <w:sz w:val="20"/>
          <w:szCs w:val="20"/>
        </w:rPr>
        <w:t xml:space="preserve">, </w:t>
      </w:r>
      <w:r w:rsidRPr="00B72A93">
        <w:rPr>
          <w:rFonts w:ascii="Times New Roman" w:hAnsi="Times New Roman" w:cs="Times New Roman"/>
          <w:sz w:val="20"/>
          <w:szCs w:val="20"/>
        </w:rPr>
        <w:tab/>
      </w:r>
      <w:r w:rsidRPr="00B72A93">
        <w:rPr>
          <w:rFonts w:ascii="Times New Roman" w:hAnsi="Times New Roman" w:cs="Times New Roman"/>
          <w:sz w:val="20"/>
          <w:szCs w:val="20"/>
        </w:rPr>
        <w:tab/>
        <w:t xml:space="preserve">0.5, </w:t>
      </w:r>
      <w:r w:rsidRPr="00B72A93">
        <w:rPr>
          <w:rFonts w:ascii="Times New Roman" w:hAnsi="Times New Roman" w:cs="Times New Roman"/>
          <w:sz w:val="20"/>
          <w:szCs w:val="20"/>
        </w:rPr>
        <w:tab/>
        <w:t>Largest allowed return in historical data</w:t>
      </w:r>
    </w:p>
    <w:p w:rsidR="00926ABA" w:rsidRPr="00B72A93" w:rsidRDefault="00926ABA" w:rsidP="00926ABA">
      <w:pPr>
        <w:contextualSpacing/>
        <w:rPr>
          <w:rFonts w:ascii="Times New Roman" w:hAnsi="Times New Roman" w:cs="Times New Roman"/>
          <w:sz w:val="20"/>
          <w:szCs w:val="20"/>
        </w:rPr>
      </w:pPr>
      <w:proofErr w:type="gramStart"/>
      <w:r w:rsidRPr="00B72A93">
        <w:rPr>
          <w:rFonts w:ascii="Times New Roman" w:hAnsi="Times New Roman" w:cs="Times New Roman"/>
          <w:sz w:val="20"/>
          <w:szCs w:val="20"/>
        </w:rPr>
        <w:t>shift</w:t>
      </w:r>
      <w:proofErr w:type="gramEnd"/>
      <w:r w:rsidRPr="00B72A93">
        <w:rPr>
          <w:rFonts w:ascii="Times New Roman" w:hAnsi="Times New Roman" w:cs="Times New Roman"/>
          <w:sz w:val="20"/>
          <w:szCs w:val="20"/>
        </w:rPr>
        <w:t xml:space="preserve">, </w:t>
      </w:r>
      <w:r w:rsidRPr="00B72A93">
        <w:rPr>
          <w:rFonts w:ascii="Times New Roman" w:hAnsi="Times New Roman" w:cs="Times New Roman"/>
          <w:sz w:val="20"/>
          <w:szCs w:val="20"/>
        </w:rPr>
        <w:tab/>
      </w:r>
      <w:r w:rsidRPr="00B72A93">
        <w:rPr>
          <w:rFonts w:ascii="Times New Roman" w:hAnsi="Times New Roman" w:cs="Times New Roman"/>
          <w:sz w:val="20"/>
          <w:szCs w:val="20"/>
        </w:rPr>
        <w:tab/>
      </w:r>
      <w:r w:rsidRPr="00B72A93">
        <w:rPr>
          <w:rFonts w:ascii="Times New Roman" w:hAnsi="Times New Roman" w:cs="Times New Roman"/>
          <w:sz w:val="20"/>
          <w:szCs w:val="20"/>
        </w:rPr>
        <w:tab/>
        <w:t xml:space="preserve">0.0001, </w:t>
      </w:r>
      <w:r w:rsidRPr="00B72A93">
        <w:rPr>
          <w:rFonts w:ascii="Times New Roman" w:hAnsi="Times New Roman" w:cs="Times New Roman"/>
          <w:sz w:val="20"/>
          <w:szCs w:val="20"/>
        </w:rPr>
        <w:tab/>
        <w:t>Shift to set scenarios for sensitivities</w:t>
      </w:r>
    </w:p>
    <w:p w:rsidR="00926ABA" w:rsidRPr="00B72A93" w:rsidRDefault="00926ABA" w:rsidP="00926ABA">
      <w:pPr>
        <w:contextualSpacing/>
        <w:rPr>
          <w:rFonts w:ascii="Times New Roman" w:hAnsi="Times New Roman" w:cs="Times New Roman"/>
          <w:sz w:val="20"/>
          <w:szCs w:val="20"/>
        </w:rPr>
      </w:pPr>
      <w:proofErr w:type="spellStart"/>
      <w:r w:rsidRPr="00B72A93">
        <w:rPr>
          <w:rFonts w:ascii="Times New Roman" w:hAnsi="Times New Roman" w:cs="Times New Roman"/>
          <w:sz w:val="20"/>
          <w:szCs w:val="20"/>
        </w:rPr>
        <w:t>sim_horizon</w:t>
      </w:r>
      <w:proofErr w:type="spellEnd"/>
      <w:r w:rsidRPr="00B72A93">
        <w:rPr>
          <w:rFonts w:ascii="Times New Roman" w:hAnsi="Times New Roman" w:cs="Times New Roman"/>
          <w:sz w:val="20"/>
          <w:szCs w:val="20"/>
        </w:rPr>
        <w:t xml:space="preserve">, </w:t>
      </w:r>
      <w:r w:rsidRPr="00B72A93">
        <w:rPr>
          <w:rFonts w:ascii="Times New Roman" w:hAnsi="Times New Roman" w:cs="Times New Roman"/>
          <w:sz w:val="20"/>
          <w:szCs w:val="20"/>
        </w:rPr>
        <w:tab/>
      </w:r>
      <w:r w:rsidRPr="00B72A93">
        <w:rPr>
          <w:rFonts w:ascii="Times New Roman" w:hAnsi="Times New Roman" w:cs="Times New Roman"/>
          <w:sz w:val="20"/>
          <w:szCs w:val="20"/>
        </w:rPr>
        <w:tab/>
        <w:t xml:space="preserve">1, </w:t>
      </w:r>
      <w:r w:rsidRPr="00B72A93">
        <w:rPr>
          <w:rFonts w:ascii="Times New Roman" w:hAnsi="Times New Roman" w:cs="Times New Roman"/>
          <w:sz w:val="20"/>
          <w:szCs w:val="20"/>
        </w:rPr>
        <w:tab/>
        <w:t>Simulation horizon in days</w:t>
      </w:r>
    </w:p>
    <w:p w:rsidR="00540AA5" w:rsidRPr="00B72A93" w:rsidRDefault="00540AA5" w:rsidP="00926ABA">
      <w:pPr>
        <w:contextualSpacing/>
        <w:rPr>
          <w:rFonts w:ascii="Times New Roman" w:hAnsi="Times New Roman" w:cs="Times New Roman"/>
          <w:b/>
          <w:sz w:val="28"/>
          <w:szCs w:val="28"/>
        </w:rPr>
      </w:pPr>
    </w:p>
    <w:p w:rsidR="007349AE" w:rsidRPr="00B72A93" w:rsidRDefault="007349AE">
      <w:pPr>
        <w:rPr>
          <w:rFonts w:ascii="Times New Roman" w:eastAsiaTheme="majorEastAsia" w:hAnsi="Times New Roman" w:cs="Times New Roman"/>
          <w:b/>
          <w:bCs/>
          <w:color w:val="365F91" w:themeColor="accent1" w:themeShade="BF"/>
          <w:sz w:val="28"/>
          <w:szCs w:val="28"/>
        </w:rPr>
      </w:pPr>
      <w:r w:rsidRPr="00B72A93">
        <w:rPr>
          <w:rFonts w:ascii="Times New Roman" w:hAnsi="Times New Roman" w:cs="Times New Roman"/>
        </w:rPr>
        <w:br w:type="page"/>
      </w:r>
    </w:p>
    <w:p w:rsidR="007A24FD" w:rsidRDefault="007A24FD" w:rsidP="00901FD3">
      <w:pPr>
        <w:pStyle w:val="Heading1"/>
      </w:pPr>
      <w:bookmarkStart w:id="75" w:name="_Toc394567762"/>
      <w:r w:rsidRPr="00C24B28">
        <w:lastRenderedPageBreak/>
        <w:t xml:space="preserve">Appendix </w:t>
      </w:r>
      <w:r w:rsidR="00540AA5">
        <w:t>B</w:t>
      </w:r>
      <w:r w:rsidRPr="00C24B28">
        <w:t>:</w:t>
      </w:r>
      <w:r w:rsidR="00540AA5">
        <w:t xml:space="preserve"> BNYM Risk factors: summary</w:t>
      </w:r>
      <w:r w:rsidR="001D01E2">
        <w:t xml:space="preserve"> as of 5/27/2014</w:t>
      </w:r>
      <w:bookmarkEnd w:id="75"/>
    </w:p>
    <w:p w:rsidR="001D01E2" w:rsidRDefault="001D01E2" w:rsidP="001D01E2">
      <w:pPr>
        <w:contextualSpacing/>
      </w:pPr>
      <w:r>
        <w:t>Note that cure data are bucketed so that one Interest Rate, FX forward curve, or Equity Volatility term structure is normally represented by a few tenors (a few risk factors)</w:t>
      </w:r>
    </w:p>
    <w:p w:rsidR="00B73084" w:rsidRPr="001D01E2" w:rsidRDefault="00CF2DCA" w:rsidP="001D01E2">
      <w:pPr>
        <w:contextualSpacing/>
      </w:pPr>
      <w:r>
        <w:t>Table A</w:t>
      </w:r>
      <w:r w:rsidR="00B73084">
        <w:t>1: The BNYM Risk Factors summary by type</w:t>
      </w:r>
    </w:p>
    <w:tbl>
      <w:tblPr>
        <w:tblW w:w="2900" w:type="dxa"/>
        <w:tblInd w:w="93" w:type="dxa"/>
        <w:tblLook w:val="04A0" w:firstRow="1" w:lastRow="0" w:firstColumn="1" w:lastColumn="0" w:noHBand="0" w:noVBand="1"/>
      </w:tblPr>
      <w:tblGrid>
        <w:gridCol w:w="1600"/>
        <w:gridCol w:w="1300"/>
      </w:tblGrid>
      <w:tr w:rsidR="001D01E2" w:rsidRPr="001D01E2" w:rsidTr="001D01E2">
        <w:trPr>
          <w:trHeight w:val="375"/>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center"/>
              <w:rPr>
                <w:rFonts w:ascii="Calibri" w:eastAsia="Times New Roman" w:hAnsi="Calibri" w:cs="Calibri"/>
                <w:b/>
                <w:bCs/>
                <w:color w:val="000000"/>
                <w:sz w:val="28"/>
                <w:szCs w:val="28"/>
              </w:rPr>
            </w:pPr>
            <w:r w:rsidRPr="001D01E2">
              <w:rPr>
                <w:rFonts w:ascii="Calibri" w:eastAsia="Times New Roman" w:hAnsi="Calibri" w:cs="Calibri"/>
                <w:b/>
                <w:bCs/>
                <w:color w:val="000000"/>
                <w:sz w:val="28"/>
                <w:szCs w:val="28"/>
              </w:rPr>
              <w:t>Type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center"/>
              <w:rPr>
                <w:rFonts w:ascii="Calibri" w:eastAsia="Times New Roman" w:hAnsi="Calibri" w:cs="Calibri"/>
                <w:b/>
                <w:bCs/>
                <w:color w:val="000000"/>
                <w:sz w:val="28"/>
                <w:szCs w:val="28"/>
              </w:rPr>
            </w:pPr>
            <w:r w:rsidRPr="001D01E2">
              <w:rPr>
                <w:rFonts w:ascii="Calibri" w:eastAsia="Times New Roman" w:hAnsi="Calibri" w:cs="Calibri"/>
                <w:b/>
                <w:bCs/>
                <w:color w:val="000000"/>
                <w:sz w:val="28"/>
                <w:szCs w:val="28"/>
              </w:rPr>
              <w:t>Count</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b/>
                <w:bCs/>
                <w:color w:val="000000"/>
              </w:rPr>
            </w:pPr>
            <w:r w:rsidRPr="001D01E2">
              <w:rPr>
                <w:rFonts w:ascii="Calibri" w:eastAsia="Times New Roman" w:hAnsi="Calibri" w:cs="Calibri"/>
                <w:b/>
                <w:bCs/>
                <w:color w:val="000000"/>
              </w:rPr>
              <w:t>Total</w:t>
            </w:r>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b/>
                <w:bCs/>
                <w:color w:val="000000"/>
              </w:rPr>
            </w:pPr>
            <w:r w:rsidRPr="001D01E2">
              <w:rPr>
                <w:rFonts w:ascii="Calibri" w:eastAsia="Times New Roman" w:hAnsi="Calibri" w:cs="Calibri"/>
                <w:b/>
                <w:bCs/>
                <w:color w:val="000000"/>
              </w:rPr>
              <w:t>4699</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color w:val="000000"/>
              </w:rPr>
            </w:pPr>
            <w:r w:rsidRPr="001D01E2">
              <w:rPr>
                <w:rFonts w:ascii="Calibri" w:eastAsia="Times New Roman" w:hAnsi="Calibri" w:cs="Calibri"/>
                <w:color w:val="000000"/>
              </w:rPr>
              <w:t xml:space="preserve">Equity </w:t>
            </w:r>
            <w:proofErr w:type="spellStart"/>
            <w:r w:rsidRPr="001D01E2">
              <w:rPr>
                <w:rFonts w:ascii="Calibri" w:eastAsia="Times New Roman" w:hAnsi="Calibri" w:cs="Calibri"/>
                <w:color w:val="000000"/>
              </w:rPr>
              <w:t>Vol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color w:val="000000"/>
              </w:rPr>
            </w:pPr>
            <w:r w:rsidRPr="001D01E2">
              <w:rPr>
                <w:rFonts w:ascii="Calibri" w:eastAsia="Times New Roman" w:hAnsi="Calibri" w:cs="Calibri"/>
                <w:color w:val="000000"/>
              </w:rPr>
              <w:t>108</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color w:val="000000"/>
              </w:rPr>
            </w:pPr>
            <w:r w:rsidRPr="001D01E2">
              <w:rPr>
                <w:rFonts w:ascii="Calibri" w:eastAsia="Times New Roman" w:hAnsi="Calibri" w:cs="Calibri"/>
                <w:color w:val="000000"/>
              </w:rPr>
              <w:t>Equity Spot</w:t>
            </w:r>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color w:val="000000"/>
              </w:rPr>
            </w:pPr>
            <w:r w:rsidRPr="001D01E2">
              <w:rPr>
                <w:rFonts w:ascii="Calibri" w:eastAsia="Times New Roman" w:hAnsi="Calibri" w:cs="Calibri"/>
                <w:color w:val="000000"/>
              </w:rPr>
              <w:t>3813</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color w:val="000000"/>
              </w:rPr>
            </w:pPr>
            <w:r w:rsidRPr="001D01E2">
              <w:rPr>
                <w:rFonts w:ascii="Calibri" w:eastAsia="Times New Roman" w:hAnsi="Calibri" w:cs="Calibri"/>
                <w:color w:val="000000"/>
              </w:rPr>
              <w:t>FX Forward</w:t>
            </w:r>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color w:val="000000"/>
              </w:rPr>
            </w:pPr>
            <w:r w:rsidRPr="001D01E2">
              <w:rPr>
                <w:rFonts w:ascii="Calibri" w:eastAsia="Times New Roman" w:hAnsi="Calibri" w:cs="Calibri"/>
                <w:color w:val="000000"/>
              </w:rPr>
              <w:t>80</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color w:val="000000"/>
              </w:rPr>
            </w:pPr>
            <w:r w:rsidRPr="001D01E2">
              <w:rPr>
                <w:rFonts w:ascii="Calibri" w:eastAsia="Times New Roman" w:hAnsi="Calibri" w:cs="Calibri"/>
                <w:color w:val="000000"/>
              </w:rPr>
              <w:t xml:space="preserve">FX Pair </w:t>
            </w:r>
            <w:proofErr w:type="spellStart"/>
            <w:r w:rsidRPr="001D01E2">
              <w:rPr>
                <w:rFonts w:ascii="Calibri" w:eastAsia="Times New Roman" w:hAnsi="Calibri" w:cs="Calibri"/>
                <w:color w:val="000000"/>
              </w:rPr>
              <w:t>Vol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color w:val="000000"/>
              </w:rPr>
            </w:pPr>
            <w:r w:rsidRPr="001D01E2">
              <w:rPr>
                <w:rFonts w:ascii="Calibri" w:eastAsia="Times New Roman" w:hAnsi="Calibri" w:cs="Calibri"/>
                <w:color w:val="000000"/>
              </w:rPr>
              <w:t>6</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color w:val="000000"/>
              </w:rPr>
            </w:pPr>
            <w:r w:rsidRPr="001D01E2">
              <w:rPr>
                <w:rFonts w:ascii="Calibri" w:eastAsia="Times New Roman" w:hAnsi="Calibri" w:cs="Calibri"/>
                <w:color w:val="000000"/>
              </w:rPr>
              <w:t>FX Spot</w:t>
            </w:r>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color w:val="000000"/>
              </w:rPr>
            </w:pPr>
            <w:r w:rsidRPr="001D01E2">
              <w:rPr>
                <w:rFonts w:ascii="Calibri" w:eastAsia="Times New Roman" w:hAnsi="Calibri" w:cs="Calibri"/>
                <w:color w:val="000000"/>
              </w:rPr>
              <w:t>131</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color w:val="000000"/>
              </w:rPr>
            </w:pPr>
            <w:r w:rsidRPr="001D01E2">
              <w:rPr>
                <w:rFonts w:ascii="Calibri" w:eastAsia="Times New Roman" w:hAnsi="Calibri" w:cs="Calibri"/>
                <w:color w:val="000000"/>
              </w:rPr>
              <w:t>IR Curve</w:t>
            </w:r>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color w:val="000000"/>
              </w:rPr>
            </w:pPr>
            <w:r w:rsidRPr="001D01E2">
              <w:rPr>
                <w:rFonts w:ascii="Calibri" w:eastAsia="Times New Roman" w:hAnsi="Calibri" w:cs="Calibri"/>
                <w:color w:val="000000"/>
              </w:rPr>
              <w:t>544</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color w:val="000000"/>
              </w:rPr>
            </w:pPr>
            <w:r w:rsidRPr="001D01E2">
              <w:rPr>
                <w:rFonts w:ascii="Calibri" w:eastAsia="Times New Roman" w:hAnsi="Calibri" w:cs="Calibri"/>
                <w:color w:val="000000"/>
              </w:rPr>
              <w:t xml:space="preserve">IR Cap </w:t>
            </w:r>
            <w:proofErr w:type="spellStart"/>
            <w:r w:rsidRPr="001D01E2">
              <w:rPr>
                <w:rFonts w:ascii="Calibri" w:eastAsia="Times New Roman" w:hAnsi="Calibri" w:cs="Calibri"/>
                <w:color w:val="000000"/>
              </w:rPr>
              <w:t>Vol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color w:val="000000"/>
              </w:rPr>
            </w:pPr>
            <w:r w:rsidRPr="001D01E2">
              <w:rPr>
                <w:rFonts w:ascii="Calibri" w:eastAsia="Times New Roman" w:hAnsi="Calibri" w:cs="Calibri"/>
                <w:color w:val="000000"/>
              </w:rPr>
              <w:t>7</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color w:val="000000"/>
              </w:rPr>
            </w:pPr>
            <w:r w:rsidRPr="001D01E2">
              <w:rPr>
                <w:rFonts w:ascii="Calibri" w:eastAsia="Times New Roman" w:hAnsi="Calibri" w:cs="Calibri"/>
                <w:color w:val="000000"/>
              </w:rPr>
              <w:t>MBS</w:t>
            </w:r>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color w:val="000000"/>
              </w:rPr>
            </w:pPr>
            <w:r w:rsidRPr="001D01E2">
              <w:rPr>
                <w:rFonts w:ascii="Calibri" w:eastAsia="Times New Roman" w:hAnsi="Calibri" w:cs="Calibri"/>
                <w:color w:val="000000"/>
              </w:rPr>
              <w:t>3</w:t>
            </w:r>
          </w:p>
        </w:tc>
      </w:tr>
      <w:tr w:rsidR="001D01E2" w:rsidRPr="001D01E2" w:rsidTr="001D01E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rPr>
                <w:rFonts w:ascii="Calibri" w:eastAsia="Times New Roman" w:hAnsi="Calibri" w:cs="Calibri"/>
                <w:color w:val="000000"/>
              </w:rPr>
            </w:pPr>
            <w:r w:rsidRPr="001D01E2">
              <w:rPr>
                <w:rFonts w:ascii="Calibri" w:eastAsia="Times New Roman" w:hAnsi="Calibri" w:cs="Calibri"/>
                <w:color w:val="000000"/>
              </w:rPr>
              <w:t>CDS</w:t>
            </w:r>
          </w:p>
        </w:tc>
        <w:tc>
          <w:tcPr>
            <w:tcW w:w="1300" w:type="dxa"/>
            <w:tcBorders>
              <w:top w:val="nil"/>
              <w:left w:val="nil"/>
              <w:bottom w:val="single" w:sz="4" w:space="0" w:color="auto"/>
              <w:right w:val="single" w:sz="4" w:space="0" w:color="auto"/>
            </w:tcBorders>
            <w:shd w:val="clear" w:color="auto" w:fill="auto"/>
            <w:noWrap/>
            <w:vAlign w:val="bottom"/>
            <w:hideMark/>
          </w:tcPr>
          <w:p w:rsidR="001D01E2" w:rsidRPr="001D01E2" w:rsidRDefault="001D01E2" w:rsidP="001D01E2">
            <w:pPr>
              <w:spacing w:after="0" w:line="240" w:lineRule="auto"/>
              <w:jc w:val="right"/>
              <w:rPr>
                <w:rFonts w:ascii="Calibri" w:eastAsia="Times New Roman" w:hAnsi="Calibri" w:cs="Calibri"/>
                <w:color w:val="000000"/>
              </w:rPr>
            </w:pPr>
            <w:r w:rsidRPr="001D01E2">
              <w:rPr>
                <w:rFonts w:ascii="Calibri" w:eastAsia="Times New Roman" w:hAnsi="Calibri" w:cs="Calibri"/>
                <w:color w:val="000000"/>
              </w:rPr>
              <w:t>7</w:t>
            </w:r>
          </w:p>
        </w:tc>
      </w:tr>
    </w:tbl>
    <w:p w:rsidR="001D01E2" w:rsidRDefault="001D01E2" w:rsidP="00335615">
      <w:pPr>
        <w:contextualSpacing/>
        <w:rPr>
          <w:sz w:val="20"/>
          <w:szCs w:val="20"/>
        </w:rPr>
      </w:pPr>
    </w:p>
    <w:p w:rsidR="00335615" w:rsidRDefault="00335615">
      <w:pPr>
        <w:rPr>
          <w:rFonts w:asciiTheme="majorHAnsi" w:eastAsiaTheme="majorEastAsia" w:hAnsiTheme="majorHAnsi" w:cstheme="majorBidi"/>
          <w:b/>
          <w:bCs/>
          <w:color w:val="365F91" w:themeColor="accent1" w:themeShade="BF"/>
          <w:sz w:val="28"/>
          <w:szCs w:val="28"/>
        </w:rPr>
      </w:pPr>
      <w:r>
        <w:br w:type="page"/>
      </w:r>
    </w:p>
    <w:p w:rsidR="00335615" w:rsidRDefault="00335615" w:rsidP="00335615">
      <w:pPr>
        <w:pStyle w:val="Heading1"/>
        <w:spacing w:before="0"/>
      </w:pPr>
      <w:bookmarkStart w:id="76" w:name="_Toc394567763"/>
      <w:r w:rsidRPr="00335615">
        <w:lastRenderedPageBreak/>
        <w:t xml:space="preserve">Appendix C: </w:t>
      </w:r>
      <w:r>
        <w:t>Using PCA in MC simulations for Risk Factors with missing data</w:t>
      </w:r>
      <w:bookmarkEnd w:id="76"/>
    </w:p>
    <w:p w:rsidR="006527E6" w:rsidRDefault="006527E6" w:rsidP="006527E6">
      <w:pPr>
        <w:spacing w:after="0"/>
      </w:pPr>
      <w:r>
        <w:t xml:space="preserve">Let’s consider a set of RF with good historical data. First PCs are calculated from the historical correlation matrix </w:t>
      </w:r>
      <w:r w:rsidR="00D052FA">
        <w:t>of th</w:t>
      </w:r>
      <w:r w:rsidR="005C34B7">
        <w:t>e</w:t>
      </w:r>
      <w:r>
        <w:t xml:space="preserve"> RF</w:t>
      </w:r>
      <w:r w:rsidR="005C34B7">
        <w:t>s</w:t>
      </w:r>
      <w:r>
        <w:t xml:space="preserve"> returns</w:t>
      </w:r>
      <w:r w:rsidR="00D052FA">
        <w:t xml:space="preserve"> for the set</w:t>
      </w:r>
      <w:r>
        <w:t>.</w:t>
      </w:r>
    </w:p>
    <w:p w:rsidR="005C34B7" w:rsidRDefault="005C34B7" w:rsidP="006527E6">
      <w:pPr>
        <w:spacing w:after="0"/>
      </w:pPr>
    </w:p>
    <w:p w:rsidR="006527E6" w:rsidRPr="005C34B7" w:rsidRDefault="006527E6" w:rsidP="006527E6">
      <w:pPr>
        <w:spacing w:after="0"/>
        <w:rPr>
          <w:i/>
          <w:u w:val="single"/>
        </w:rPr>
      </w:pPr>
      <w:r w:rsidRPr="005C34B7">
        <w:rPr>
          <w:i/>
          <w:u w:val="single"/>
        </w:rPr>
        <w:t>Notations:</w:t>
      </w:r>
    </w:p>
    <w:p w:rsidR="006527E6" w:rsidRDefault="006527E6" w:rsidP="006527E6">
      <w:pPr>
        <w:spacing w:after="0"/>
      </w:pPr>
      <w:r>
        <w:t xml:space="preserve">R – N x K matrix of returns over K + 1 common </w:t>
      </w:r>
      <w:proofErr w:type="gramStart"/>
      <w:r>
        <w:t>dates</w:t>
      </w:r>
      <w:proofErr w:type="gramEnd"/>
      <w:r>
        <w:t xml:space="preserve"> across N risk factors;</w:t>
      </w:r>
    </w:p>
    <w:p w:rsidR="006527E6" w:rsidRDefault="006527E6" w:rsidP="006527E6">
      <w:pPr>
        <w:spacing w:after="0"/>
      </w:pPr>
      <w:r>
        <w:t xml:space="preserve">W – </w:t>
      </w:r>
      <w:proofErr w:type="gramStart"/>
      <w:r>
        <w:t>diagonal</w:t>
      </w:r>
      <w:proofErr w:type="gramEnd"/>
      <w:r>
        <w:t xml:space="preserve"> K X K matrix of exponential weights;</w:t>
      </w:r>
    </w:p>
    <w:p w:rsidR="006527E6" w:rsidRDefault="006527E6" w:rsidP="006527E6">
      <w:pPr>
        <w:spacing w:after="0"/>
      </w:pPr>
      <w:r>
        <w:t xml:space="preserve">VCV = R </w:t>
      </w:r>
      <w:r>
        <w:rPr>
          <w:rFonts w:cstheme="minorHAnsi"/>
        </w:rPr>
        <w:t xml:space="preserve">∙ W ∙ </w:t>
      </w:r>
      <w:r>
        <w:t>R</w:t>
      </w:r>
      <w:r w:rsidRPr="00AE5563">
        <w:rPr>
          <w:vertAlign w:val="superscript"/>
        </w:rPr>
        <w:t>T</w:t>
      </w:r>
      <w:r>
        <w:tab/>
        <w:t xml:space="preserve"> - </w:t>
      </w:r>
      <w:r w:rsidRPr="00A5042A">
        <w:t>VCV from historical returns</w:t>
      </w:r>
      <w:r>
        <w:t>;</w:t>
      </w:r>
      <w:r w:rsidR="00CD3AD4">
        <w:tab/>
      </w:r>
      <w:r w:rsidR="00CD3AD4">
        <w:tab/>
      </w:r>
      <w:r w:rsidR="00CD3AD4">
        <w:tab/>
      </w:r>
      <w:r w:rsidR="00CD3AD4">
        <w:tab/>
      </w:r>
      <w:r w:rsidR="00CD3AD4">
        <w:tab/>
      </w:r>
      <w:r w:rsidR="00CD3AD4">
        <w:tab/>
      </w:r>
      <w:r w:rsidR="00CD3AD4">
        <w:tab/>
        <w:t>(C1)</w:t>
      </w:r>
    </w:p>
    <w:p w:rsidR="00335615" w:rsidRDefault="006527E6" w:rsidP="005C34B7">
      <w:pPr>
        <w:spacing w:after="0"/>
      </w:pPr>
      <w:r>
        <w:rPr>
          <w:rFonts w:cstheme="minorHAnsi"/>
        </w:rPr>
        <w:t>Ϭ</w:t>
      </w:r>
      <w:r w:rsidRPr="00D052FA">
        <w:rPr>
          <w:rFonts w:cstheme="minorHAnsi"/>
          <w:vertAlign w:val="superscript"/>
        </w:rPr>
        <w:t>2</w:t>
      </w:r>
      <w:r>
        <w:rPr>
          <w:rFonts w:cstheme="minorHAnsi"/>
        </w:rPr>
        <w:t xml:space="preserve"> = </w:t>
      </w:r>
      <w:proofErr w:type="spellStart"/>
      <w:proofErr w:type="gramStart"/>
      <w:r>
        <w:rPr>
          <w:rFonts w:cstheme="minorHAnsi"/>
        </w:rPr>
        <w:t>diag</w:t>
      </w:r>
      <w:proofErr w:type="spellEnd"/>
      <w:r>
        <w:rPr>
          <w:rFonts w:cstheme="minorHAnsi"/>
        </w:rPr>
        <w:t>(</w:t>
      </w:r>
      <w:proofErr w:type="gramEnd"/>
      <w:r>
        <w:rPr>
          <w:rFonts w:cstheme="minorHAnsi"/>
        </w:rPr>
        <w:t>VCV)  - diagonal matrix of variances for the RF;</w:t>
      </w:r>
    </w:p>
    <w:p w:rsidR="00335615" w:rsidRDefault="00335615" w:rsidP="00335615">
      <w:pPr>
        <w:spacing w:after="0"/>
      </w:pPr>
      <w:proofErr w:type="spellStart"/>
      <w:r>
        <w:t>Corr</w:t>
      </w:r>
      <w:proofErr w:type="spellEnd"/>
      <w:r>
        <w:t xml:space="preserve"> = </w:t>
      </w:r>
      <w:r>
        <w:rPr>
          <w:rFonts w:cstheme="minorHAnsi"/>
        </w:rPr>
        <w:t>Ϭ</w:t>
      </w:r>
      <w:r w:rsidRPr="00A5042A">
        <w:rPr>
          <w:vertAlign w:val="superscript"/>
        </w:rPr>
        <w:t>-</w:t>
      </w:r>
      <w:r>
        <w:rPr>
          <w:vertAlign w:val="superscript"/>
        </w:rPr>
        <w:t>1</w:t>
      </w:r>
      <w:r>
        <w:t xml:space="preserve"> </w:t>
      </w:r>
      <w:r>
        <w:rPr>
          <w:rFonts w:cstheme="minorHAnsi"/>
        </w:rPr>
        <w:t>∙</w:t>
      </w:r>
      <w:r>
        <w:t xml:space="preserve"> R </w:t>
      </w:r>
      <w:r>
        <w:rPr>
          <w:rFonts w:cstheme="minorHAnsi"/>
        </w:rPr>
        <w:t xml:space="preserve">∙ </w:t>
      </w:r>
      <w:r w:rsidR="005C34B7">
        <w:rPr>
          <w:rFonts w:cstheme="minorHAnsi"/>
        </w:rPr>
        <w:t xml:space="preserve">W ∙ </w:t>
      </w:r>
      <w:r>
        <w:t>R</w:t>
      </w:r>
      <w:r w:rsidRPr="00953CF5">
        <w:rPr>
          <w:vertAlign w:val="superscript"/>
        </w:rPr>
        <w:t>T</w:t>
      </w:r>
      <w:r>
        <w:t xml:space="preserve"> </w:t>
      </w:r>
      <w:r>
        <w:rPr>
          <w:rFonts w:cstheme="minorHAnsi"/>
        </w:rPr>
        <w:t>∙ Ϭ</w:t>
      </w:r>
      <w:r w:rsidRPr="00A5042A">
        <w:rPr>
          <w:vertAlign w:val="superscript"/>
        </w:rPr>
        <w:t>-</w:t>
      </w:r>
      <w:r>
        <w:rPr>
          <w:vertAlign w:val="superscript"/>
        </w:rPr>
        <w:t xml:space="preserve">1 </w:t>
      </w:r>
      <w:r w:rsidR="005C34B7">
        <w:t>– correlation;</w:t>
      </w:r>
    </w:p>
    <w:p w:rsidR="005C34B7" w:rsidRDefault="00C12059" w:rsidP="00335615">
      <w:pPr>
        <w:spacing w:after="0"/>
      </w:pPr>
      <w:r>
        <w:t xml:space="preserve">E – </w:t>
      </w:r>
      <w:proofErr w:type="gramStart"/>
      <w:r>
        <w:t>unitary</w:t>
      </w:r>
      <w:proofErr w:type="gramEnd"/>
      <w:r>
        <w:t xml:space="preserve"> matrix;</w:t>
      </w:r>
    </w:p>
    <w:p w:rsidR="00C12059" w:rsidRPr="005C34B7" w:rsidRDefault="00C12059" w:rsidP="00335615">
      <w:pPr>
        <w:spacing w:after="0"/>
      </w:pPr>
    </w:p>
    <w:p w:rsidR="00335615" w:rsidRDefault="00335615" w:rsidP="00C12059">
      <w:pPr>
        <w:spacing w:after="0"/>
      </w:pPr>
      <w:r>
        <w:t xml:space="preserve">PCA of </w:t>
      </w:r>
      <w:r w:rsidR="00C12059">
        <w:t xml:space="preserve">the Correlation matrix would result in the following representation </w:t>
      </w:r>
      <w:r>
        <w:t xml:space="preserve">(Q – </w:t>
      </w:r>
      <w:r w:rsidR="00C12059">
        <w:t xml:space="preserve">orthonormal </w:t>
      </w:r>
      <w:r>
        <w:t>eigenvectors</w:t>
      </w:r>
      <w:r w:rsidR="00CD3AD4">
        <w:t>, i.e. Q</w:t>
      </w:r>
      <w:r w:rsidR="00CD3AD4" w:rsidRPr="00A217A7">
        <w:rPr>
          <w:vertAlign w:val="superscript"/>
        </w:rPr>
        <w:t>T</w:t>
      </w:r>
      <w:r w:rsidR="00CD3AD4">
        <w:t xml:space="preserve"> </w:t>
      </w:r>
      <w:r w:rsidR="00CD3AD4">
        <w:rPr>
          <w:rFonts w:cstheme="minorHAnsi"/>
        </w:rPr>
        <w:t xml:space="preserve">∙ </w:t>
      </w:r>
      <w:r w:rsidR="00CD3AD4">
        <w:t>Q = E</w:t>
      </w:r>
      <w:r>
        <w:t xml:space="preserve">, </w:t>
      </w:r>
      <w:r>
        <w:rPr>
          <w:rFonts w:cstheme="minorHAnsi"/>
        </w:rPr>
        <w:t>Λ</w:t>
      </w:r>
      <w:r>
        <w:t xml:space="preserve"> – </w:t>
      </w:r>
      <w:r w:rsidR="00C12059">
        <w:t xml:space="preserve">diagonal matrix of the </w:t>
      </w:r>
      <w:r>
        <w:t>eigenvalues):</w:t>
      </w:r>
    </w:p>
    <w:p w:rsidR="00335615" w:rsidRPr="00A217A7" w:rsidRDefault="00335615" w:rsidP="00335615">
      <w:pPr>
        <w:spacing w:after="0"/>
      </w:pPr>
      <w:proofErr w:type="spellStart"/>
      <w:r>
        <w:t>Corr</w:t>
      </w:r>
      <w:proofErr w:type="spellEnd"/>
      <w:r>
        <w:t xml:space="preserve"> = Q </w:t>
      </w:r>
      <w:r>
        <w:rPr>
          <w:rFonts w:cstheme="minorHAnsi"/>
        </w:rPr>
        <w:t>∙ Λ</w:t>
      </w:r>
      <w:r>
        <w:t xml:space="preserve"> </w:t>
      </w:r>
      <w:r>
        <w:rPr>
          <w:rFonts w:cstheme="minorHAnsi"/>
        </w:rPr>
        <w:t>∙</w:t>
      </w:r>
      <w:r>
        <w:t xml:space="preserve"> Q</w:t>
      </w:r>
      <w:r w:rsidRPr="00A217A7">
        <w:rPr>
          <w:vertAlign w:val="superscript"/>
        </w:rPr>
        <w:t>T</w:t>
      </w:r>
      <w:r>
        <w:tab/>
      </w:r>
      <w:r w:rsidR="00C12059">
        <w:t xml:space="preserve">, </w:t>
      </w:r>
      <w:r>
        <w:tab/>
      </w:r>
      <w:r w:rsidR="00CD3AD4">
        <w:tab/>
      </w:r>
      <w:r w:rsidR="00CD3AD4">
        <w:tab/>
      </w:r>
      <w:r>
        <w:tab/>
      </w:r>
      <w:r>
        <w:tab/>
      </w:r>
      <w:r>
        <w:tab/>
      </w:r>
      <w:r>
        <w:tab/>
      </w:r>
      <w:r>
        <w:tab/>
      </w:r>
      <w:r>
        <w:tab/>
      </w:r>
      <w:r>
        <w:tab/>
        <w:t>(</w:t>
      </w:r>
      <w:r w:rsidR="00CD3AD4">
        <w:t>C</w:t>
      </w:r>
      <w:r>
        <w:t>2)</w:t>
      </w:r>
    </w:p>
    <w:p w:rsidR="00CD3AD4" w:rsidRDefault="00CD3AD4" w:rsidP="00CD3AD4">
      <w:pPr>
        <w:spacing w:after="0"/>
      </w:pPr>
    </w:p>
    <w:p w:rsidR="00335615" w:rsidRDefault="00335615" w:rsidP="00CD3AD4">
      <w:pPr>
        <w:spacing w:after="0"/>
      </w:pPr>
      <w:r>
        <w:t xml:space="preserve">Selecting </w:t>
      </w:r>
      <w:r w:rsidR="00CD3AD4">
        <w:t xml:space="preserve">p </w:t>
      </w:r>
      <w:r>
        <w:t>eigenvectors corresponding to the largest eigenvalues</w:t>
      </w:r>
      <w:r w:rsidR="00CD3AD4">
        <w:t xml:space="preserve"> we get the matrices </w:t>
      </w:r>
      <w:proofErr w:type="spellStart"/>
      <w:r w:rsidR="00CD3AD4">
        <w:t>Corr</w:t>
      </w:r>
      <w:proofErr w:type="spellEnd"/>
      <w:r w:rsidR="00CD3AD4">
        <w:t xml:space="preserve">* </w:t>
      </w:r>
      <w:proofErr w:type="gramStart"/>
      <w:r w:rsidR="00CD3AD4">
        <w:t>and  VCV</w:t>
      </w:r>
      <w:proofErr w:type="gramEnd"/>
      <w:r w:rsidR="00CD3AD4">
        <w:t xml:space="preserve">* which are different from the original correlation </w:t>
      </w:r>
      <w:r w:rsidR="00B55511">
        <w:t xml:space="preserve">and variance-covariance </w:t>
      </w:r>
      <w:r w:rsidR="00CD3AD4">
        <w:t>matri</w:t>
      </w:r>
      <w:r w:rsidR="00B55511">
        <w:t>ces</w:t>
      </w:r>
      <w:r>
        <w:t>:</w:t>
      </w:r>
    </w:p>
    <w:p w:rsidR="00335615" w:rsidRDefault="00335615" w:rsidP="00335615">
      <w:pPr>
        <w:spacing w:after="0"/>
      </w:pPr>
      <w:proofErr w:type="spellStart"/>
      <w:r>
        <w:t>Corr</w:t>
      </w:r>
      <w:proofErr w:type="spellEnd"/>
      <w:r>
        <w:t xml:space="preserve">* = </w:t>
      </w:r>
      <w:proofErr w:type="spellStart"/>
      <w:r>
        <w:t>Q</w:t>
      </w:r>
      <w:r w:rsidRPr="00A217A7">
        <w:rPr>
          <w:sz w:val="28"/>
          <w:szCs w:val="28"/>
          <w:vertAlign w:val="subscript"/>
        </w:rPr>
        <w:t>select</w:t>
      </w:r>
      <w:proofErr w:type="spellEnd"/>
      <w:r w:rsidRPr="00A217A7">
        <w:rPr>
          <w:sz w:val="28"/>
          <w:szCs w:val="28"/>
        </w:rPr>
        <w:t xml:space="preserve"> </w:t>
      </w:r>
      <w:r>
        <w:rPr>
          <w:rFonts w:cstheme="minorHAnsi"/>
        </w:rPr>
        <w:t xml:space="preserve">∙ </w:t>
      </w:r>
      <w:proofErr w:type="spellStart"/>
      <w:r>
        <w:rPr>
          <w:rFonts w:cstheme="minorHAnsi"/>
        </w:rPr>
        <w:t>Λ</w:t>
      </w:r>
      <w:r w:rsidRPr="00A217A7">
        <w:rPr>
          <w:sz w:val="28"/>
          <w:szCs w:val="28"/>
          <w:vertAlign w:val="subscript"/>
        </w:rPr>
        <w:t>select</w:t>
      </w:r>
      <w:proofErr w:type="spellEnd"/>
      <w:r>
        <w:t xml:space="preserve"> </w:t>
      </w:r>
      <w:r>
        <w:rPr>
          <w:rFonts w:cstheme="minorHAnsi"/>
        </w:rPr>
        <w:t>∙</w:t>
      </w:r>
      <w:r>
        <w:t xml:space="preserve"> </w:t>
      </w:r>
      <w:proofErr w:type="spellStart"/>
      <w:r>
        <w:t>Q</w:t>
      </w:r>
      <w:r w:rsidRPr="00A217A7">
        <w:rPr>
          <w:sz w:val="28"/>
          <w:szCs w:val="28"/>
          <w:vertAlign w:val="subscript"/>
        </w:rPr>
        <w:t>select</w:t>
      </w:r>
      <w:proofErr w:type="spellEnd"/>
      <w:r w:rsidRPr="00A217A7">
        <w:rPr>
          <w:vertAlign w:val="superscript"/>
        </w:rPr>
        <w:t xml:space="preserve"> T</w:t>
      </w:r>
      <w:r>
        <w:tab/>
      </w:r>
      <w:r>
        <w:tab/>
      </w:r>
      <w:r>
        <w:tab/>
      </w:r>
      <w:r>
        <w:tab/>
      </w:r>
      <w:r>
        <w:tab/>
      </w:r>
      <w:r>
        <w:tab/>
      </w:r>
      <w:r>
        <w:tab/>
      </w:r>
      <w:r>
        <w:tab/>
      </w:r>
      <w:r>
        <w:tab/>
        <w:t>(3</w:t>
      </w:r>
      <w:r w:rsidR="006D4939">
        <w:t>C</w:t>
      </w:r>
      <w:r>
        <w:t>)</w:t>
      </w:r>
    </w:p>
    <w:p w:rsidR="00335615" w:rsidRPr="00A217A7" w:rsidRDefault="00335615" w:rsidP="00335615">
      <w:pPr>
        <w:spacing w:after="0"/>
      </w:pPr>
      <w:r>
        <w:t>VCV* =</w:t>
      </w:r>
      <w:r w:rsidRPr="00115CF4">
        <w:rPr>
          <w:rFonts w:cstheme="minorHAnsi"/>
        </w:rPr>
        <w:t xml:space="preserve"> </w:t>
      </w:r>
      <w:r>
        <w:rPr>
          <w:rFonts w:cstheme="minorHAnsi"/>
        </w:rPr>
        <w:t>Ϭ</w:t>
      </w:r>
      <w:r>
        <w:t xml:space="preserve"> </w:t>
      </w:r>
      <w:r>
        <w:rPr>
          <w:rFonts w:cstheme="minorHAnsi"/>
        </w:rPr>
        <w:t xml:space="preserve">∙ </w:t>
      </w:r>
      <w:proofErr w:type="spellStart"/>
      <w:r>
        <w:t>Q</w:t>
      </w:r>
      <w:r w:rsidRPr="00A217A7">
        <w:rPr>
          <w:sz w:val="28"/>
          <w:szCs w:val="28"/>
          <w:vertAlign w:val="subscript"/>
        </w:rPr>
        <w:t>select</w:t>
      </w:r>
      <w:proofErr w:type="spellEnd"/>
      <w:r w:rsidRPr="00A217A7">
        <w:rPr>
          <w:sz w:val="28"/>
          <w:szCs w:val="28"/>
        </w:rPr>
        <w:t xml:space="preserve"> </w:t>
      </w:r>
      <w:r>
        <w:rPr>
          <w:rFonts w:cstheme="minorHAnsi"/>
        </w:rPr>
        <w:t xml:space="preserve">∙ </w:t>
      </w:r>
      <w:proofErr w:type="spellStart"/>
      <w:r>
        <w:rPr>
          <w:rFonts w:cstheme="minorHAnsi"/>
        </w:rPr>
        <w:t>Λ</w:t>
      </w:r>
      <w:r w:rsidRPr="00A217A7">
        <w:rPr>
          <w:sz w:val="28"/>
          <w:szCs w:val="28"/>
          <w:vertAlign w:val="subscript"/>
        </w:rPr>
        <w:t>select</w:t>
      </w:r>
      <w:proofErr w:type="spellEnd"/>
      <w:r>
        <w:t xml:space="preserve"> </w:t>
      </w:r>
      <w:r>
        <w:rPr>
          <w:rFonts w:cstheme="minorHAnsi"/>
        </w:rPr>
        <w:t>∙</w:t>
      </w:r>
      <w:r>
        <w:t xml:space="preserve"> </w:t>
      </w:r>
      <w:proofErr w:type="spellStart"/>
      <w:r>
        <w:t>Q</w:t>
      </w:r>
      <w:r w:rsidRPr="00A217A7">
        <w:rPr>
          <w:sz w:val="28"/>
          <w:szCs w:val="28"/>
          <w:vertAlign w:val="subscript"/>
        </w:rPr>
        <w:t>select</w:t>
      </w:r>
      <w:proofErr w:type="spellEnd"/>
      <w:r w:rsidRPr="00A217A7">
        <w:rPr>
          <w:vertAlign w:val="superscript"/>
        </w:rPr>
        <w:t xml:space="preserve"> T</w:t>
      </w:r>
      <w:r w:rsidRPr="00115CF4">
        <w:rPr>
          <w:rFonts w:cstheme="minorHAnsi"/>
        </w:rPr>
        <w:t xml:space="preserve"> </w:t>
      </w:r>
      <w:r>
        <w:rPr>
          <w:rFonts w:cstheme="minorHAnsi"/>
        </w:rPr>
        <w:t>∙ Ϭ</w:t>
      </w:r>
      <w:r>
        <w:tab/>
      </w:r>
      <w:r w:rsidR="006D4939">
        <w:tab/>
      </w:r>
      <w:r w:rsidR="006D4939">
        <w:tab/>
      </w:r>
      <w:r w:rsidR="006D4939">
        <w:tab/>
      </w:r>
      <w:r w:rsidR="006D4939">
        <w:tab/>
      </w:r>
      <w:r w:rsidR="006D4939">
        <w:tab/>
      </w:r>
      <w:r w:rsidR="006D4939">
        <w:tab/>
      </w:r>
      <w:r w:rsidR="006D4939">
        <w:tab/>
        <w:t>(4C)</w:t>
      </w:r>
    </w:p>
    <w:p w:rsidR="00960155" w:rsidRDefault="00960155" w:rsidP="00335615">
      <w:pPr>
        <w:spacing w:after="0"/>
        <w:jc w:val="center"/>
      </w:pPr>
    </w:p>
    <w:p w:rsidR="00335615" w:rsidRDefault="00335615" w:rsidP="00335615">
      <w:pPr>
        <w:spacing w:after="0"/>
        <w:jc w:val="center"/>
      </w:pPr>
      <w:r>
        <w:t xml:space="preserve">Historical returns for p </w:t>
      </w:r>
      <w:r w:rsidR="00AF19AA">
        <w:t xml:space="preserve">principal </w:t>
      </w:r>
      <w:r>
        <w:t>components (</w:t>
      </w:r>
      <w:r w:rsidR="00960155">
        <w:t>K</w:t>
      </w:r>
      <w:r>
        <w:t xml:space="preserve"> X p):</w:t>
      </w:r>
    </w:p>
    <w:p w:rsidR="00335615" w:rsidRPr="00483898" w:rsidRDefault="00335615" w:rsidP="00335615">
      <w:pPr>
        <w:spacing w:after="0"/>
      </w:pPr>
      <w:r>
        <w:t>H =</w:t>
      </w:r>
      <w:r w:rsidR="00271373" w:rsidRPr="00271373">
        <w:rPr>
          <w:rFonts w:cstheme="minorHAnsi"/>
        </w:rPr>
        <w:t xml:space="preserve"> </w:t>
      </w:r>
      <w:r w:rsidR="00271373">
        <w:rPr>
          <w:rFonts w:cstheme="minorHAnsi"/>
        </w:rPr>
        <w:t>W</w:t>
      </w:r>
      <w:r w:rsidR="00271373" w:rsidRPr="00271373">
        <w:rPr>
          <w:rFonts w:cstheme="minorHAnsi"/>
          <w:vertAlign w:val="superscript"/>
        </w:rPr>
        <w:t>0.5</w:t>
      </w:r>
      <w:r w:rsidR="00271373">
        <w:rPr>
          <w:rFonts w:cstheme="minorHAnsi"/>
        </w:rPr>
        <w:t xml:space="preserve"> ∙</w:t>
      </w:r>
      <w:r>
        <w:rPr>
          <w:rFonts w:cstheme="minorHAnsi"/>
        </w:rPr>
        <w:t>R</w:t>
      </w:r>
      <w:r w:rsidRPr="00A217A7">
        <w:rPr>
          <w:vertAlign w:val="superscript"/>
        </w:rPr>
        <w:t>T</w:t>
      </w:r>
      <w:r w:rsidR="00CD3AD4">
        <w:rPr>
          <w:rFonts w:cstheme="minorHAnsi"/>
        </w:rPr>
        <w:t xml:space="preserve">∙ </w:t>
      </w:r>
      <w:r>
        <w:rPr>
          <w:rFonts w:cstheme="minorHAnsi"/>
        </w:rPr>
        <w:t>Ϭ</w:t>
      </w:r>
      <w:r w:rsidRPr="003B31B7">
        <w:rPr>
          <w:rFonts w:cstheme="minorHAnsi"/>
          <w:vertAlign w:val="superscript"/>
        </w:rPr>
        <w:t>-1</w:t>
      </w:r>
      <w:r>
        <w:rPr>
          <w:rFonts w:cstheme="minorHAnsi"/>
        </w:rPr>
        <w:t xml:space="preserve"> ∙ </w:t>
      </w:r>
      <w:proofErr w:type="spellStart"/>
      <w:r>
        <w:t>Q</w:t>
      </w:r>
      <w:r w:rsidRPr="00A217A7">
        <w:rPr>
          <w:sz w:val="28"/>
          <w:szCs w:val="28"/>
          <w:vertAlign w:val="subscript"/>
        </w:rPr>
        <w:t>select</w:t>
      </w:r>
      <w:proofErr w:type="spellEnd"/>
      <w:r>
        <w:rPr>
          <w:rFonts w:cstheme="minorHAnsi"/>
        </w:rPr>
        <w:t>∙ Λ</w:t>
      </w:r>
      <w:r w:rsidRPr="00A217A7">
        <w:rPr>
          <w:sz w:val="28"/>
          <w:szCs w:val="28"/>
          <w:vertAlign w:val="subscript"/>
        </w:rPr>
        <w:t>select</w:t>
      </w:r>
      <w:r w:rsidRPr="00B46AA5">
        <w:rPr>
          <w:rFonts w:cstheme="minorHAnsi"/>
          <w:sz w:val="28"/>
          <w:szCs w:val="28"/>
          <w:vertAlign w:val="superscript"/>
        </w:rPr>
        <w:t>-0.5</w:t>
      </w:r>
      <w:r>
        <w:t xml:space="preserve"> </w:t>
      </w:r>
      <w:r w:rsidRPr="00483898">
        <w:tab/>
      </w:r>
      <w:r w:rsidRPr="00483898">
        <w:tab/>
      </w:r>
      <w:r w:rsidRPr="00483898">
        <w:tab/>
      </w:r>
      <w:r w:rsidRPr="00483898">
        <w:tab/>
      </w:r>
      <w:r w:rsidRPr="00483898">
        <w:tab/>
      </w:r>
      <w:r w:rsidRPr="00483898">
        <w:tab/>
      </w:r>
      <w:r w:rsidRPr="00483898">
        <w:tab/>
      </w:r>
      <w:r w:rsidR="00E6484E">
        <w:tab/>
      </w:r>
      <w:r w:rsidRPr="00483898">
        <w:t>(</w:t>
      </w:r>
      <w:r w:rsidR="00E6484E">
        <w:t>5C</w:t>
      </w:r>
      <w:r w:rsidRPr="00483898">
        <w:t>)</w:t>
      </w:r>
    </w:p>
    <w:p w:rsidR="00E6484E" w:rsidRDefault="00E6484E" w:rsidP="00335615">
      <w:pPr>
        <w:spacing w:after="0"/>
        <w:jc w:val="center"/>
      </w:pPr>
    </w:p>
    <w:p w:rsidR="00335615" w:rsidRDefault="00335615" w:rsidP="00335615">
      <w:pPr>
        <w:spacing w:after="0"/>
        <w:jc w:val="center"/>
      </w:pPr>
      <w:r>
        <w:t>Projection</w:t>
      </w:r>
      <w:r w:rsidR="001E6741">
        <w:t xml:space="preserve"> of historical RF returns on the PC</w:t>
      </w:r>
      <w:r>
        <w:t xml:space="preserve"> (N X p</w:t>
      </w:r>
      <w:r w:rsidR="001E6741">
        <w:t xml:space="preserve"> matrix P</w:t>
      </w:r>
      <w:r>
        <w:t>):</w:t>
      </w:r>
    </w:p>
    <w:p w:rsidR="00335615" w:rsidRPr="00F17207" w:rsidRDefault="00335615" w:rsidP="00E6484E">
      <w:pPr>
        <w:pBdr>
          <w:bottom w:val="single" w:sz="6" w:space="0" w:color="auto"/>
        </w:pBdr>
        <w:spacing w:after="0"/>
      </w:pPr>
      <w:r>
        <w:t xml:space="preserve">P = R </w:t>
      </w:r>
      <w:r w:rsidR="00CD3AD4">
        <w:rPr>
          <w:rFonts w:cstheme="minorHAnsi"/>
        </w:rPr>
        <w:t>∙ W</w:t>
      </w:r>
      <w:r w:rsidR="00271373" w:rsidRPr="00271373">
        <w:rPr>
          <w:rFonts w:cstheme="minorHAnsi"/>
          <w:vertAlign w:val="superscript"/>
        </w:rPr>
        <w:t>0.5</w:t>
      </w:r>
      <w:r w:rsidR="00CD3AD4" w:rsidRPr="00271373">
        <w:rPr>
          <w:rFonts w:cstheme="minorHAnsi"/>
          <w:vertAlign w:val="superscript"/>
        </w:rPr>
        <w:t xml:space="preserve"> </w:t>
      </w:r>
      <w:r>
        <w:rPr>
          <w:rFonts w:cstheme="minorHAnsi"/>
        </w:rPr>
        <w:t xml:space="preserve">∙ H = Ϭ ∙ </w:t>
      </w:r>
      <w:proofErr w:type="spellStart"/>
      <w:r>
        <w:t>Q</w:t>
      </w:r>
      <w:r w:rsidRPr="00A217A7">
        <w:rPr>
          <w:sz w:val="28"/>
          <w:szCs w:val="28"/>
          <w:vertAlign w:val="subscript"/>
        </w:rPr>
        <w:t>select</w:t>
      </w:r>
      <w:proofErr w:type="spellEnd"/>
      <w:r>
        <w:rPr>
          <w:rFonts w:cstheme="minorHAnsi"/>
        </w:rPr>
        <w:t>∙ Λ</w:t>
      </w:r>
      <w:r w:rsidRPr="00A217A7">
        <w:rPr>
          <w:sz w:val="28"/>
          <w:szCs w:val="28"/>
          <w:vertAlign w:val="subscript"/>
        </w:rPr>
        <w:t>select</w:t>
      </w:r>
      <w:r w:rsidRPr="00B46AA5">
        <w:rPr>
          <w:rFonts w:cstheme="minorHAnsi"/>
          <w:sz w:val="28"/>
          <w:szCs w:val="28"/>
          <w:vertAlign w:val="superscript"/>
        </w:rPr>
        <w:t>0.5</w:t>
      </w:r>
      <w:r>
        <w:rPr>
          <w:rFonts w:cstheme="minorHAnsi"/>
          <w:sz w:val="28"/>
          <w:szCs w:val="28"/>
        </w:rPr>
        <w:t xml:space="preserve"> </w:t>
      </w:r>
      <w:r w:rsidRPr="00F17207">
        <w:tab/>
      </w:r>
      <w:r>
        <w:tab/>
      </w:r>
      <w:r w:rsidRPr="00F17207">
        <w:tab/>
      </w:r>
      <w:r w:rsidRPr="00F17207">
        <w:tab/>
      </w:r>
      <w:r w:rsidRPr="00F17207">
        <w:tab/>
      </w:r>
      <w:r w:rsidRPr="00F17207">
        <w:tab/>
      </w:r>
      <w:r w:rsidRPr="00F17207">
        <w:tab/>
      </w:r>
      <w:r w:rsidRPr="00F17207">
        <w:tab/>
        <w:t>(</w:t>
      </w:r>
      <w:r w:rsidR="00E6484E">
        <w:t>6C</w:t>
      </w:r>
      <w:r w:rsidRPr="00F17207">
        <w:t>)</w:t>
      </w:r>
    </w:p>
    <w:p w:rsidR="00335615" w:rsidRPr="00FB087A" w:rsidRDefault="00335615" w:rsidP="00335615">
      <w:pPr>
        <w:spacing w:after="0"/>
        <w:jc w:val="center"/>
        <w:rPr>
          <w:b/>
          <w:sz w:val="24"/>
          <w:szCs w:val="24"/>
        </w:rPr>
      </w:pPr>
      <w:r w:rsidRPr="00FB087A">
        <w:rPr>
          <w:b/>
          <w:sz w:val="24"/>
          <w:szCs w:val="24"/>
        </w:rPr>
        <w:t>Check: H is orthonormal</w:t>
      </w:r>
    </w:p>
    <w:p w:rsidR="00335615" w:rsidRPr="00071C2D" w:rsidRDefault="00335615" w:rsidP="00335615">
      <w:pPr>
        <w:spacing w:after="0"/>
        <w:rPr>
          <w:rFonts w:cstheme="minorHAnsi"/>
        </w:rPr>
      </w:pPr>
      <w:r w:rsidRPr="00071C2D">
        <w:t>H</w:t>
      </w:r>
      <w:r w:rsidRPr="00071C2D">
        <w:rPr>
          <w:vertAlign w:val="superscript"/>
        </w:rPr>
        <w:t>T</w:t>
      </w:r>
      <w:r w:rsidRPr="00071C2D">
        <w:t xml:space="preserve"> </w:t>
      </w:r>
      <w:r w:rsidRPr="00071C2D">
        <w:rPr>
          <w:rFonts w:cstheme="minorHAnsi"/>
        </w:rPr>
        <w:t>∙</w:t>
      </w:r>
      <w:r w:rsidRPr="00071C2D">
        <w:t xml:space="preserve"> H = </w:t>
      </w:r>
      <w:r w:rsidRPr="00071C2D">
        <w:rPr>
          <w:rFonts w:cstheme="minorHAnsi"/>
        </w:rPr>
        <w:t>Λ</w:t>
      </w:r>
      <w:r w:rsidRPr="00071C2D">
        <w:rPr>
          <w:vertAlign w:val="subscript"/>
        </w:rPr>
        <w:t>select</w:t>
      </w:r>
      <w:r w:rsidRPr="00071C2D">
        <w:rPr>
          <w:rFonts w:cstheme="minorHAnsi"/>
          <w:vertAlign w:val="superscript"/>
        </w:rPr>
        <w:t>-0.5</w:t>
      </w:r>
      <w:r w:rsidRPr="00071C2D">
        <w:rPr>
          <w:rFonts w:cstheme="minorHAnsi"/>
        </w:rPr>
        <w:t xml:space="preserve"> ∙ </w:t>
      </w:r>
      <w:proofErr w:type="spellStart"/>
      <w:r w:rsidRPr="00071C2D">
        <w:t>Q</w:t>
      </w:r>
      <w:r w:rsidRPr="00071C2D">
        <w:rPr>
          <w:vertAlign w:val="subscript"/>
        </w:rPr>
        <w:t>select</w:t>
      </w:r>
      <w:r w:rsidRPr="00071C2D">
        <w:rPr>
          <w:vertAlign w:val="superscript"/>
        </w:rPr>
        <w:t>T</w:t>
      </w:r>
      <w:proofErr w:type="spellEnd"/>
      <w:r w:rsidRPr="00071C2D">
        <w:t xml:space="preserve"> </w:t>
      </w:r>
      <w:r w:rsidRPr="00071C2D">
        <w:rPr>
          <w:rFonts w:cstheme="minorHAnsi"/>
        </w:rPr>
        <w:t>∙ (Ϭ</w:t>
      </w:r>
      <w:r w:rsidRPr="00071C2D">
        <w:rPr>
          <w:rFonts w:cstheme="minorHAnsi"/>
          <w:vertAlign w:val="superscript"/>
        </w:rPr>
        <w:t>-1</w:t>
      </w:r>
      <w:r w:rsidRPr="00071C2D">
        <w:rPr>
          <w:rFonts w:cstheme="minorHAnsi"/>
        </w:rPr>
        <w:t xml:space="preserve"> ∙ R ∙</w:t>
      </w:r>
      <w:r w:rsidR="001E6741" w:rsidRPr="00071C2D">
        <w:rPr>
          <w:rFonts w:cstheme="minorHAnsi"/>
        </w:rPr>
        <w:t xml:space="preserve"> W ∙ </w:t>
      </w:r>
      <w:r w:rsidRPr="00071C2D">
        <w:rPr>
          <w:rFonts w:cstheme="minorHAnsi"/>
        </w:rPr>
        <w:t>R</w:t>
      </w:r>
      <w:r w:rsidRPr="00071C2D">
        <w:rPr>
          <w:vertAlign w:val="superscript"/>
        </w:rPr>
        <w:t>T</w:t>
      </w:r>
      <w:r w:rsidRPr="00071C2D">
        <w:t xml:space="preserve"> </w:t>
      </w:r>
      <w:r w:rsidRPr="00071C2D">
        <w:rPr>
          <w:rFonts w:cstheme="minorHAnsi"/>
        </w:rPr>
        <w:t>∙ Ϭ</w:t>
      </w:r>
      <w:r w:rsidRPr="00071C2D">
        <w:rPr>
          <w:rFonts w:cstheme="minorHAnsi"/>
          <w:vertAlign w:val="superscript"/>
        </w:rPr>
        <w:t>-1</w:t>
      </w:r>
      <w:r w:rsidRPr="00071C2D">
        <w:rPr>
          <w:rFonts w:cstheme="minorHAnsi"/>
        </w:rPr>
        <w:t xml:space="preserve">) ∙ </w:t>
      </w:r>
      <w:proofErr w:type="spellStart"/>
      <w:r w:rsidRPr="00071C2D">
        <w:t>Q</w:t>
      </w:r>
      <w:r w:rsidRPr="00071C2D">
        <w:rPr>
          <w:vertAlign w:val="subscript"/>
        </w:rPr>
        <w:t>select</w:t>
      </w:r>
      <w:proofErr w:type="spellEnd"/>
      <w:r w:rsidRPr="00071C2D">
        <w:rPr>
          <w:rFonts w:cstheme="minorHAnsi"/>
        </w:rPr>
        <w:t>∙ Λ</w:t>
      </w:r>
      <w:r w:rsidRPr="00071C2D">
        <w:rPr>
          <w:vertAlign w:val="subscript"/>
        </w:rPr>
        <w:t>select</w:t>
      </w:r>
      <w:r w:rsidRPr="00071C2D">
        <w:rPr>
          <w:rFonts w:cstheme="minorHAnsi"/>
          <w:vertAlign w:val="superscript"/>
        </w:rPr>
        <w:t>-0.5</w:t>
      </w:r>
      <w:r w:rsidRPr="00071C2D">
        <w:rPr>
          <w:rFonts w:cstheme="minorHAnsi"/>
        </w:rPr>
        <w:t xml:space="preserve"> =</w:t>
      </w:r>
      <w:r w:rsidR="00071C2D" w:rsidRPr="00071C2D">
        <w:rPr>
          <w:rFonts w:cstheme="minorHAnsi"/>
        </w:rPr>
        <w:tab/>
      </w:r>
      <w:r w:rsidR="00071C2D" w:rsidRPr="00071C2D">
        <w:rPr>
          <w:rFonts w:cstheme="minorHAnsi"/>
        </w:rPr>
        <w:tab/>
      </w:r>
      <w:r w:rsidR="00071C2D" w:rsidRPr="00071C2D">
        <w:rPr>
          <w:rFonts w:cstheme="minorHAnsi"/>
        </w:rPr>
        <w:tab/>
      </w:r>
      <w:r w:rsidR="00071C2D" w:rsidRPr="00071C2D">
        <w:rPr>
          <w:rFonts w:cstheme="minorHAnsi"/>
        </w:rPr>
        <w:tab/>
      </w:r>
      <w:r w:rsidR="00071C2D">
        <w:rPr>
          <w:rFonts w:cstheme="minorHAnsi"/>
        </w:rPr>
        <w:tab/>
      </w:r>
      <w:r w:rsidR="00071C2D" w:rsidRPr="00071C2D">
        <w:rPr>
          <w:rFonts w:cstheme="minorHAnsi"/>
        </w:rPr>
        <w:t>(7C)</w:t>
      </w:r>
    </w:p>
    <w:p w:rsidR="00335615" w:rsidRPr="00071C2D" w:rsidRDefault="00335615" w:rsidP="00335615">
      <w:pPr>
        <w:spacing w:after="0"/>
        <w:rPr>
          <w:rFonts w:cstheme="minorHAnsi"/>
        </w:rPr>
      </w:pPr>
      <w:r w:rsidRPr="00071C2D">
        <w:rPr>
          <w:rFonts w:cstheme="minorHAnsi"/>
        </w:rPr>
        <w:t xml:space="preserve"> Λ</w:t>
      </w:r>
      <w:r w:rsidRPr="00071C2D">
        <w:rPr>
          <w:vertAlign w:val="subscript"/>
        </w:rPr>
        <w:t>select</w:t>
      </w:r>
      <w:r w:rsidRPr="00071C2D">
        <w:rPr>
          <w:rFonts w:cstheme="minorHAnsi"/>
          <w:vertAlign w:val="superscript"/>
        </w:rPr>
        <w:t>-0.5</w:t>
      </w:r>
      <w:r w:rsidRPr="00071C2D">
        <w:rPr>
          <w:rFonts w:cstheme="minorHAnsi"/>
        </w:rPr>
        <w:t xml:space="preserve"> ∙ </w:t>
      </w:r>
      <w:proofErr w:type="spellStart"/>
      <w:r w:rsidRPr="00071C2D">
        <w:t>Q</w:t>
      </w:r>
      <w:r w:rsidRPr="00071C2D">
        <w:rPr>
          <w:vertAlign w:val="subscript"/>
        </w:rPr>
        <w:t>select</w:t>
      </w:r>
      <w:r w:rsidRPr="00071C2D">
        <w:rPr>
          <w:vertAlign w:val="superscript"/>
        </w:rPr>
        <w:t>T</w:t>
      </w:r>
      <w:proofErr w:type="spellEnd"/>
      <w:r w:rsidRPr="00071C2D">
        <w:t xml:space="preserve"> </w:t>
      </w:r>
      <w:r w:rsidRPr="00071C2D">
        <w:rPr>
          <w:rFonts w:cstheme="minorHAnsi"/>
        </w:rPr>
        <w:t>∙ (</w:t>
      </w:r>
      <w:r w:rsidRPr="00071C2D">
        <w:t xml:space="preserve">Q </w:t>
      </w:r>
      <w:r w:rsidRPr="00071C2D">
        <w:rPr>
          <w:rFonts w:cstheme="minorHAnsi"/>
        </w:rPr>
        <w:t>∙ Λ</w:t>
      </w:r>
      <w:r w:rsidRPr="00071C2D">
        <w:t xml:space="preserve"> </w:t>
      </w:r>
      <w:r w:rsidRPr="00071C2D">
        <w:rPr>
          <w:rFonts w:cstheme="minorHAnsi"/>
        </w:rPr>
        <w:t>∙</w:t>
      </w:r>
      <w:r w:rsidRPr="00071C2D">
        <w:t xml:space="preserve"> Q</w:t>
      </w:r>
      <w:r w:rsidRPr="00071C2D">
        <w:rPr>
          <w:vertAlign w:val="superscript"/>
        </w:rPr>
        <w:t>T</w:t>
      </w:r>
      <w:r w:rsidRPr="00071C2D">
        <w:rPr>
          <w:rFonts w:cstheme="minorHAnsi"/>
        </w:rPr>
        <w:t xml:space="preserve">) ∙ </w:t>
      </w:r>
      <w:proofErr w:type="spellStart"/>
      <w:r w:rsidRPr="00071C2D">
        <w:t>Q</w:t>
      </w:r>
      <w:r w:rsidRPr="00071C2D">
        <w:rPr>
          <w:vertAlign w:val="subscript"/>
        </w:rPr>
        <w:t>select</w:t>
      </w:r>
      <w:proofErr w:type="spellEnd"/>
      <w:r w:rsidRPr="00071C2D">
        <w:rPr>
          <w:rFonts w:cstheme="minorHAnsi"/>
        </w:rPr>
        <w:t>∙ Λ</w:t>
      </w:r>
      <w:r w:rsidRPr="00071C2D">
        <w:rPr>
          <w:vertAlign w:val="subscript"/>
        </w:rPr>
        <w:t>select</w:t>
      </w:r>
      <w:r w:rsidRPr="00071C2D">
        <w:rPr>
          <w:rFonts w:cstheme="minorHAnsi"/>
          <w:vertAlign w:val="superscript"/>
        </w:rPr>
        <w:t>-0.5</w:t>
      </w:r>
      <w:r w:rsidRPr="00071C2D">
        <w:rPr>
          <w:rFonts w:cstheme="minorHAnsi"/>
        </w:rPr>
        <w:t xml:space="preserve"> = E</w:t>
      </w:r>
    </w:p>
    <w:p w:rsidR="001E6741" w:rsidRPr="00071C2D" w:rsidRDefault="001E6741" w:rsidP="00335615">
      <w:pPr>
        <w:spacing w:after="0"/>
        <w:jc w:val="center"/>
        <w:rPr>
          <w:rFonts w:cstheme="minorHAnsi"/>
          <w:b/>
        </w:rPr>
      </w:pPr>
    </w:p>
    <w:p w:rsidR="00335615" w:rsidRPr="00FB087A" w:rsidRDefault="00335615" w:rsidP="00335615">
      <w:pPr>
        <w:spacing w:after="0"/>
        <w:jc w:val="center"/>
        <w:rPr>
          <w:rFonts w:cstheme="minorHAnsi"/>
          <w:b/>
          <w:sz w:val="24"/>
          <w:szCs w:val="24"/>
        </w:rPr>
      </w:pPr>
      <w:r w:rsidRPr="00FB087A">
        <w:rPr>
          <w:rFonts w:cstheme="minorHAnsi"/>
          <w:b/>
          <w:sz w:val="24"/>
          <w:szCs w:val="24"/>
        </w:rPr>
        <w:t>Check: P x P</w:t>
      </w:r>
      <w:r w:rsidRPr="00FB087A">
        <w:rPr>
          <w:rFonts w:cstheme="minorHAnsi"/>
          <w:b/>
          <w:sz w:val="24"/>
          <w:szCs w:val="24"/>
          <w:vertAlign w:val="superscript"/>
        </w:rPr>
        <w:t>T</w:t>
      </w:r>
      <w:r w:rsidRPr="00FB087A">
        <w:rPr>
          <w:rFonts w:cstheme="minorHAnsi"/>
          <w:b/>
          <w:sz w:val="24"/>
          <w:szCs w:val="24"/>
        </w:rPr>
        <w:t xml:space="preserve"> = VCV</w:t>
      </w:r>
      <w:r w:rsidR="00071C2D" w:rsidRPr="00FB087A">
        <w:rPr>
          <w:rFonts w:cstheme="minorHAnsi"/>
          <w:b/>
          <w:sz w:val="24"/>
          <w:szCs w:val="24"/>
        </w:rPr>
        <w:t>*</w:t>
      </w:r>
    </w:p>
    <w:p w:rsidR="00335615" w:rsidRPr="001A6825" w:rsidRDefault="00335615" w:rsidP="00335615">
      <w:pPr>
        <w:spacing w:after="0"/>
        <w:rPr>
          <w:rFonts w:cstheme="minorHAnsi"/>
          <w:b/>
        </w:rPr>
      </w:pPr>
      <w:r>
        <w:rPr>
          <w:rFonts w:cstheme="minorHAnsi"/>
        </w:rPr>
        <w:t>P</w:t>
      </w:r>
      <w:r w:rsidR="00071C2D">
        <w:rPr>
          <w:rFonts w:cstheme="minorHAnsi"/>
        </w:rPr>
        <w:t xml:space="preserve"> </w:t>
      </w:r>
      <w:r w:rsidR="007B4618">
        <w:rPr>
          <w:rFonts w:cstheme="minorHAnsi"/>
        </w:rPr>
        <w:t>∙ P</w:t>
      </w:r>
      <w:r w:rsidR="007B4618" w:rsidRPr="007B4618">
        <w:rPr>
          <w:rFonts w:cstheme="minorHAnsi"/>
          <w:vertAlign w:val="superscript"/>
        </w:rPr>
        <w:t>T</w:t>
      </w:r>
      <w:r w:rsidR="007B4618">
        <w:rPr>
          <w:rFonts w:cstheme="minorHAnsi"/>
          <w:vertAlign w:val="superscript"/>
        </w:rPr>
        <w:t xml:space="preserve"> </w:t>
      </w:r>
      <w:r>
        <w:rPr>
          <w:rFonts w:cstheme="minorHAnsi"/>
        </w:rPr>
        <w:t>=</w:t>
      </w:r>
      <w:r w:rsidRPr="001A6825">
        <w:t xml:space="preserve"> </w:t>
      </w:r>
      <w:r w:rsidR="00071C2D">
        <w:rPr>
          <w:rFonts w:cstheme="minorHAnsi"/>
        </w:rPr>
        <w:t xml:space="preserve">Ϭ ∙ </w:t>
      </w:r>
      <w:proofErr w:type="spellStart"/>
      <w:r w:rsidR="00071C2D">
        <w:t>Q</w:t>
      </w:r>
      <w:r w:rsidR="00071C2D" w:rsidRPr="00A217A7">
        <w:rPr>
          <w:sz w:val="28"/>
          <w:szCs w:val="28"/>
          <w:vertAlign w:val="subscript"/>
        </w:rPr>
        <w:t>select</w:t>
      </w:r>
      <w:proofErr w:type="spellEnd"/>
      <w:r w:rsidR="00071C2D">
        <w:rPr>
          <w:rFonts w:cstheme="minorHAnsi"/>
        </w:rPr>
        <w:t xml:space="preserve">∙ </w:t>
      </w:r>
      <w:proofErr w:type="spellStart"/>
      <w:r w:rsidR="00071C2D">
        <w:rPr>
          <w:rFonts w:cstheme="minorHAnsi"/>
        </w:rPr>
        <w:t>Λ</w:t>
      </w:r>
      <w:r w:rsidR="00071C2D" w:rsidRPr="00A217A7">
        <w:rPr>
          <w:sz w:val="28"/>
          <w:szCs w:val="28"/>
          <w:vertAlign w:val="subscript"/>
        </w:rPr>
        <w:t>select</w:t>
      </w:r>
      <w:proofErr w:type="spellEnd"/>
      <w:r w:rsidR="00071C2D">
        <w:rPr>
          <w:rFonts w:cstheme="minorHAnsi"/>
        </w:rPr>
        <w:t xml:space="preserve">∙ </w:t>
      </w:r>
      <w:proofErr w:type="spellStart"/>
      <w:r w:rsidR="00071C2D">
        <w:t>Q</w:t>
      </w:r>
      <w:r w:rsidR="00071C2D" w:rsidRPr="00071C2D">
        <w:rPr>
          <w:vertAlign w:val="superscript"/>
        </w:rPr>
        <w:t>T</w:t>
      </w:r>
      <w:r w:rsidR="00071C2D" w:rsidRPr="00A217A7">
        <w:rPr>
          <w:sz w:val="28"/>
          <w:szCs w:val="28"/>
          <w:vertAlign w:val="subscript"/>
        </w:rPr>
        <w:t>select</w:t>
      </w:r>
      <w:proofErr w:type="spellEnd"/>
      <w:r w:rsidR="00071C2D">
        <w:rPr>
          <w:rFonts w:cstheme="minorHAnsi"/>
          <w:sz w:val="28"/>
          <w:szCs w:val="28"/>
          <w:vertAlign w:val="superscript"/>
        </w:rPr>
        <w:t xml:space="preserve"> </w:t>
      </w:r>
      <w:r w:rsidR="00071C2D">
        <w:rPr>
          <w:rFonts w:cstheme="minorHAnsi"/>
        </w:rPr>
        <w:t>∙Ϭ</w:t>
      </w:r>
      <w:r w:rsidR="00071C2D">
        <w:t xml:space="preserve"> = </w:t>
      </w:r>
      <w:r w:rsidR="00071C2D">
        <w:rPr>
          <w:rFonts w:cstheme="minorHAnsi"/>
        </w:rPr>
        <w:t>VCV*</w:t>
      </w:r>
      <w:r>
        <w:t xml:space="preserve"> </w:t>
      </w:r>
      <w:r w:rsidR="00071C2D">
        <w:tab/>
      </w:r>
      <w:r w:rsidR="00071C2D">
        <w:tab/>
      </w:r>
      <w:r w:rsidR="00071C2D">
        <w:tab/>
      </w:r>
      <w:r w:rsidR="00071C2D">
        <w:tab/>
      </w:r>
      <w:r w:rsidR="00071C2D">
        <w:tab/>
      </w:r>
      <w:r w:rsidR="00071C2D">
        <w:tab/>
      </w:r>
      <w:r w:rsidR="00071C2D">
        <w:tab/>
        <w:t>(8C)</w:t>
      </w:r>
    </w:p>
    <w:p w:rsidR="00335615" w:rsidRPr="00FB087A" w:rsidRDefault="00335615" w:rsidP="00335615">
      <w:pPr>
        <w:spacing w:after="0"/>
        <w:jc w:val="center"/>
        <w:rPr>
          <w:b/>
          <w:sz w:val="24"/>
          <w:szCs w:val="24"/>
        </w:rPr>
      </w:pPr>
      <w:r w:rsidRPr="00FB087A">
        <w:rPr>
          <w:b/>
          <w:sz w:val="24"/>
          <w:szCs w:val="24"/>
        </w:rPr>
        <w:t>In simulations:</w:t>
      </w:r>
    </w:p>
    <w:p w:rsidR="00335615" w:rsidRDefault="00335615" w:rsidP="00335615">
      <w:pPr>
        <w:spacing w:after="0"/>
        <w:rPr>
          <w:rFonts w:cstheme="minorHAnsi"/>
        </w:rPr>
      </w:pPr>
      <w:r>
        <w:rPr>
          <w:rFonts w:cstheme="minorHAnsi"/>
        </w:rPr>
        <w:t xml:space="preserve">η </w:t>
      </w:r>
      <w:r>
        <w:t xml:space="preserve">= P </w:t>
      </w:r>
      <w:r>
        <w:rPr>
          <w:rFonts w:cstheme="minorHAnsi"/>
        </w:rPr>
        <w:t>∙</w:t>
      </w:r>
      <w:r>
        <w:t xml:space="preserve"> </w:t>
      </w:r>
      <w:r>
        <w:rPr>
          <w:rFonts w:cstheme="minorHAnsi"/>
        </w:rPr>
        <w:t>ξ, where ξ is independent normal</w:t>
      </w:r>
      <w:r w:rsidR="00071C2D">
        <w:rPr>
          <w:rFonts w:cstheme="minorHAnsi"/>
        </w:rPr>
        <w:tab/>
      </w:r>
      <w:r w:rsidR="00071C2D">
        <w:rPr>
          <w:rFonts w:cstheme="minorHAnsi"/>
        </w:rPr>
        <w:tab/>
      </w:r>
      <w:r w:rsidR="00071C2D">
        <w:rPr>
          <w:rFonts w:cstheme="minorHAnsi"/>
        </w:rPr>
        <w:tab/>
      </w:r>
      <w:r w:rsidR="00071C2D">
        <w:rPr>
          <w:rFonts w:cstheme="minorHAnsi"/>
        </w:rPr>
        <w:tab/>
      </w:r>
      <w:r w:rsidR="00071C2D">
        <w:rPr>
          <w:rFonts w:cstheme="minorHAnsi"/>
        </w:rPr>
        <w:tab/>
      </w:r>
      <w:r w:rsidR="00071C2D">
        <w:rPr>
          <w:rFonts w:cstheme="minorHAnsi"/>
        </w:rPr>
        <w:tab/>
      </w:r>
      <w:r w:rsidR="00071C2D">
        <w:rPr>
          <w:rFonts w:cstheme="minorHAnsi"/>
        </w:rPr>
        <w:tab/>
      </w:r>
      <w:r w:rsidR="00071C2D">
        <w:rPr>
          <w:rFonts w:cstheme="minorHAnsi"/>
        </w:rPr>
        <w:tab/>
        <w:t>(9C)</w:t>
      </w:r>
    </w:p>
    <w:p w:rsidR="00335615" w:rsidRDefault="00335615" w:rsidP="00335615">
      <w:pPr>
        <w:spacing w:after="0"/>
        <w:rPr>
          <w:rFonts w:cstheme="minorHAnsi"/>
        </w:rPr>
      </w:pPr>
    </w:p>
    <w:p w:rsidR="001D623F" w:rsidRDefault="007C5095">
      <w:r>
        <w:t xml:space="preserve">Formula (9C) shows how to reduce dimensionality of the problem and simulate N factors using p independent normal variables. We don’t intend to use (9C) in the current implementation of MC for two reasons: 1) The dimensionality of our problem is limited by how many days of history we use to calibrate </w:t>
      </w:r>
      <w:r>
        <w:lastRenderedPageBreak/>
        <w:t>the model (500 for VaR and 250 for SVaR); and 2) Reducing dimensionality of the problem leads to variance-covariance matrix of the simulated RF be different from the original historical VCV and that</w:t>
      </w:r>
      <w:r w:rsidR="007B4618">
        <w:t xml:space="preserve"> </w:t>
      </w:r>
      <w:r>
        <w:t>r</w:t>
      </w:r>
      <w:r w:rsidR="007B4618">
        <w:t>aises the question regarding</w:t>
      </w:r>
      <w:r>
        <w:t xml:space="preserve"> how many principal components “is enough” </w:t>
      </w:r>
      <w:r w:rsidR="007B4618">
        <w:t xml:space="preserve">the answer to </w:t>
      </w:r>
      <w:r>
        <w:t>which depends of the portfolio constructi</w:t>
      </w:r>
      <w:r w:rsidR="007B4618">
        <w:t>o</w:t>
      </w:r>
      <w:r>
        <w:t>n.</w:t>
      </w:r>
    </w:p>
    <w:p w:rsidR="00AF19AA" w:rsidRDefault="00AF19AA">
      <w:r>
        <w:t>The analysis above is useful however for handling the RF with incomplete data via regression analysis against the PCs for the corresponding risk factor type. We suggest using p vectors (the columns of matrix H calculated according to 5C)</w:t>
      </w:r>
      <w:r w:rsidR="00BF3E17">
        <w:t xml:space="preserve"> as independent variables. Taking a RF with incomplete data we regress </w:t>
      </w:r>
      <w:proofErr w:type="gramStart"/>
      <w:r w:rsidR="00BF3E17">
        <w:t>it’s</w:t>
      </w:r>
      <w:proofErr w:type="gramEnd"/>
      <w:r w:rsidR="00BF3E17">
        <w:t xml:space="preserve"> returns against the p independent variables (principal components).  </w:t>
      </w:r>
      <w:r>
        <w:t xml:space="preserve"> </w:t>
      </w:r>
      <w:r w:rsidR="00BF3E17">
        <w:t>The regression will produce the vector a of p regression coefficients and the residual volatility b. The simulations for the risk factor will be calculated as follows:</w:t>
      </w:r>
    </w:p>
    <w:p w:rsidR="00BF3E17" w:rsidRDefault="0035406F">
      <m:oMathPara>
        <m:oMath>
          <m:sSub>
            <m:sSubPr>
              <m:ctrlPr>
                <w:rPr>
                  <w:rFonts w:ascii="Cambria Math" w:hAnsi="Cambria Math"/>
                  <w:i/>
                </w:rPr>
              </m:ctrlPr>
            </m:sSubPr>
            <m:e>
              <m:r>
                <w:rPr>
                  <w:rFonts w:ascii="Cambria Math" w:hAnsi="Cambria Math"/>
                </w:rPr>
                <m:t>r</m:t>
              </m:r>
            </m:e>
            <m:sub>
              <m:r>
                <w:rPr>
                  <w:rFonts w:ascii="Cambria Math" w:hAnsi="Cambria Math"/>
                </w:rPr>
                <m:t>simulated</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+bξ,</m:t>
              </m:r>
            </m:e>
          </m:nary>
        </m:oMath>
      </m:oMathPara>
    </w:p>
    <w:p w:rsidR="007B4618" w:rsidRDefault="00BF3E17">
      <w:pPr>
        <w:rPr>
          <w:rFonts w:asciiTheme="majorHAnsi" w:eastAsiaTheme="majorEastAsia" w:hAnsiTheme="majorHAnsi" w:cstheme="majorBidi"/>
          <w:b/>
          <w:bCs/>
          <w:color w:val="365F91" w:themeColor="accent1" w:themeShade="BF"/>
          <w:sz w:val="28"/>
          <w:szCs w:val="28"/>
        </w:rPr>
      </w:pPr>
      <w:proofErr w:type="gramStart"/>
      <w:r>
        <w:t>where</w:t>
      </w:r>
      <w:proofErr w:type="gramEnd"/>
      <w:r>
        <w:t xml:space="preserve"> the last term represents simulated idiosyncratic risk. This approach is actually similar to what is done currently in the production for all equities. </w:t>
      </w:r>
    </w:p>
    <w:p w:rsidR="007B4618" w:rsidRDefault="007B4618">
      <w:pPr>
        <w:rPr>
          <w:rFonts w:asciiTheme="majorHAnsi" w:eastAsiaTheme="majorEastAsia" w:hAnsiTheme="majorHAnsi" w:cstheme="majorBidi"/>
          <w:b/>
          <w:bCs/>
          <w:color w:val="365F91" w:themeColor="accent1" w:themeShade="BF"/>
          <w:sz w:val="28"/>
          <w:szCs w:val="28"/>
        </w:rPr>
      </w:pPr>
      <w:r>
        <w:br w:type="page"/>
      </w:r>
    </w:p>
    <w:p w:rsidR="001D623F" w:rsidRDefault="001D623F" w:rsidP="001D623F">
      <w:pPr>
        <w:pStyle w:val="Heading1"/>
        <w:spacing w:before="0"/>
      </w:pPr>
      <w:bookmarkStart w:id="77" w:name="_Toc394567764"/>
      <w:r>
        <w:lastRenderedPageBreak/>
        <w:t xml:space="preserve">Appendix D: </w:t>
      </w:r>
      <w:proofErr w:type="spellStart"/>
      <w:r>
        <w:t>Lan</w:t>
      </w:r>
      <w:r w:rsidR="007C5095">
        <w:t>c</w:t>
      </w:r>
      <w:r>
        <w:t>zos</w:t>
      </w:r>
      <w:proofErr w:type="spellEnd"/>
      <w:r>
        <w:t xml:space="preserve"> subspace reduction </w:t>
      </w:r>
      <w:r w:rsidR="0004024D">
        <w:t>to calculate largest eigenvalues and corresponding eigenvectors for a symmetric matrix</w:t>
      </w:r>
      <w:bookmarkEnd w:id="77"/>
    </w:p>
    <w:p w:rsidR="00A92F37" w:rsidRDefault="00DF70B2" w:rsidP="00A92F37">
      <w:r>
        <w:t xml:space="preserve">The idea of </w:t>
      </w:r>
      <w:proofErr w:type="spellStart"/>
      <w:r>
        <w:t>Lanczos</w:t>
      </w:r>
      <w:proofErr w:type="spellEnd"/>
      <w:r>
        <w:t xml:space="preserve"> subspace reduction for a symmetric </w:t>
      </w:r>
      <w:r w:rsidR="004161EA">
        <w:t xml:space="preserve">linear </w:t>
      </w:r>
      <w:r>
        <w:t xml:space="preserve">operator A </w:t>
      </w:r>
      <w:r w:rsidR="004161EA">
        <w:t xml:space="preserve">(correlation matrix in our application) </w:t>
      </w:r>
      <w:r>
        <w:t xml:space="preserve">is to build a linear space spanned on the vectors &lt;q, </w:t>
      </w:r>
      <w:proofErr w:type="spellStart"/>
      <w:r>
        <w:t>Aq</w:t>
      </w:r>
      <w:proofErr w:type="spellEnd"/>
      <w:r>
        <w:t>, A</w:t>
      </w:r>
      <w:r w:rsidRPr="00DF70B2">
        <w:rPr>
          <w:vertAlign w:val="superscript"/>
        </w:rPr>
        <w:t>2</w:t>
      </w:r>
      <w:r>
        <w:t xml:space="preserve">q, …, </w:t>
      </w:r>
      <w:proofErr w:type="spellStart"/>
      <w:r>
        <w:t>A</w:t>
      </w:r>
      <w:r w:rsidRPr="00DF70B2">
        <w:rPr>
          <w:vertAlign w:val="superscript"/>
        </w:rPr>
        <w:t>n</w:t>
      </w:r>
      <w:r>
        <w:t>q</w:t>
      </w:r>
      <w:proofErr w:type="spellEnd"/>
      <w:r>
        <w:t>&gt; that represent powers of the operators A applied to the initial vector q. This space ca</w:t>
      </w:r>
      <w:r w:rsidR="00A2748D">
        <w:t>n</w:t>
      </w:r>
      <w:r>
        <w:t xml:space="preserve"> be built by means of simple three-term recursion:</w:t>
      </w:r>
    </w:p>
    <w:p w:rsidR="00DF70B2" w:rsidRDefault="00DF70B2" w:rsidP="00A92F37">
      <w:pPr>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n-1</m:t>
            </m:r>
          </m:sub>
        </m:sSub>
        <m:sSub>
          <m:sSubPr>
            <m:ctrlPr>
              <w:rPr>
                <w:rFonts w:ascii="Cambria Math" w:hAnsi="Cambria Math"/>
                <w:i/>
              </w:rPr>
            </m:ctrlPr>
          </m:sSubPr>
          <m:e>
            <m:r>
              <w:rPr>
                <w:rFonts w:ascii="Cambria Math" w:hAnsi="Cambria Math"/>
              </w:rPr>
              <m:t>q</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q</m:t>
            </m:r>
          </m:e>
          <m:sub>
            <m:r>
              <w:rPr>
                <w:rFonts w:ascii="Cambria Math" w:hAnsi="Cambria Math"/>
              </w:rPr>
              <m:t>n</m:t>
            </m:r>
          </m:sub>
        </m:sSub>
      </m:oMath>
      <w:r w:rsidR="00A2748D">
        <w:rPr>
          <w:rFonts w:eastAsiaTheme="minorEastAsia"/>
        </w:rPr>
        <w:t>,</w:t>
      </w:r>
      <w:r w:rsidR="00A2748D">
        <w:rPr>
          <w:rFonts w:eastAsiaTheme="minorEastAsia"/>
        </w:rPr>
        <w:tab/>
      </w:r>
      <w:r w:rsidR="00A2748D">
        <w:rPr>
          <w:rFonts w:eastAsiaTheme="minorEastAsia"/>
        </w:rPr>
        <w:tab/>
      </w:r>
      <w:r w:rsidR="00A2748D">
        <w:rPr>
          <w:rFonts w:eastAsiaTheme="minorEastAsia"/>
        </w:rPr>
        <w:tab/>
      </w:r>
      <w:r w:rsidR="00A2748D">
        <w:rPr>
          <w:rFonts w:eastAsiaTheme="minorEastAsia"/>
        </w:rPr>
        <w:tab/>
      </w:r>
      <w:r w:rsidR="00A2748D">
        <w:rPr>
          <w:rFonts w:eastAsiaTheme="minorEastAsia"/>
        </w:rPr>
        <w:tab/>
      </w:r>
      <w:r w:rsidR="00A2748D">
        <w:rPr>
          <w:rFonts w:eastAsiaTheme="minorEastAsia"/>
        </w:rPr>
        <w:tab/>
      </w:r>
      <w:r w:rsidR="00A2748D">
        <w:rPr>
          <w:rFonts w:eastAsiaTheme="minorEastAsia"/>
        </w:rPr>
        <w:tab/>
      </w:r>
      <w:r w:rsidR="00A2748D">
        <w:rPr>
          <w:rFonts w:eastAsiaTheme="minorEastAsia"/>
        </w:rPr>
        <w:tab/>
        <w:t>(D1)</w:t>
      </w:r>
    </w:p>
    <w:p w:rsidR="00A2748D" w:rsidRDefault="00A2748D" w:rsidP="00A92F37">
      <w:pPr>
        <w:rPr>
          <w:rFonts w:eastAsiaTheme="minorEastAsia"/>
        </w:rPr>
      </w:pPr>
      <w:r>
        <w:rPr>
          <w:rFonts w:eastAsiaTheme="minorEastAsia"/>
        </w:rPr>
        <w:t>Where:</w:t>
      </w:r>
    </w:p>
    <w:p w:rsidR="00A2748D" w:rsidRDefault="0035406F" w:rsidP="00A92F3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=0</m:t>
        </m:r>
      </m:oMath>
      <w:r w:rsidR="00A2748D">
        <w:rPr>
          <w:rFonts w:eastAsiaTheme="minorEastAsia"/>
        </w:rPr>
        <w:t xml:space="preserve"> </w:t>
      </w:r>
    </w:p>
    <w:p w:rsidR="00A2748D" w:rsidRDefault="00A2748D" w:rsidP="00A92F37">
      <w:proofErr w:type="gramStart"/>
      <w:r>
        <w:t>q</w:t>
      </w:r>
      <w:r w:rsidRPr="002E4DBE">
        <w:rPr>
          <w:vertAlign w:val="subscript"/>
        </w:rPr>
        <w:t>1</w:t>
      </w:r>
      <w:r>
        <w:t xml:space="preserve">  -</w:t>
      </w:r>
      <w:proofErr w:type="gramEnd"/>
      <w:r>
        <w:t xml:space="preserve"> is arbitrary vector </w:t>
      </w:r>
      <w:r w:rsidR="002E4DBE">
        <w:t>with norm equal to 1;</w:t>
      </w:r>
    </w:p>
    <w:p w:rsidR="002E4DBE" w:rsidRDefault="0035406F" w:rsidP="00A92F37">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 xml:space="preserve"> A</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n</m:t>
                </m:r>
              </m:sub>
            </m:sSub>
          </m:e>
        </m:d>
      </m:oMath>
      <w:r w:rsidR="002E4DBE">
        <w:rPr>
          <w:rFonts w:eastAsiaTheme="minorEastAsia"/>
        </w:rPr>
        <w:t xml:space="preserve"> </w:t>
      </w:r>
      <w:r w:rsidR="009244AC">
        <w:rPr>
          <w:rFonts w:eastAsiaTheme="minorEastAsia"/>
        </w:rPr>
        <w:tab/>
      </w:r>
      <w:r w:rsidR="009244AC">
        <w:rPr>
          <w:rFonts w:eastAsiaTheme="minorEastAsia"/>
        </w:rPr>
        <w:tab/>
      </w:r>
      <w:r w:rsidR="009244AC">
        <w:rPr>
          <w:rFonts w:eastAsiaTheme="minorEastAsia"/>
        </w:rPr>
        <w:tab/>
      </w:r>
      <w:r w:rsidR="009244AC">
        <w:rPr>
          <w:rFonts w:eastAsiaTheme="minorEastAsia"/>
        </w:rPr>
        <w:tab/>
      </w:r>
      <w:r w:rsidR="009244AC">
        <w:rPr>
          <w:rFonts w:eastAsiaTheme="minorEastAsia"/>
        </w:rPr>
        <w:tab/>
      </w:r>
      <w:r w:rsidR="009244AC">
        <w:rPr>
          <w:rFonts w:eastAsiaTheme="minorEastAsia"/>
        </w:rPr>
        <w:tab/>
      </w:r>
      <w:r w:rsidR="009244AC">
        <w:rPr>
          <w:rFonts w:eastAsiaTheme="minorEastAsia"/>
        </w:rPr>
        <w:tab/>
      </w:r>
      <w:r w:rsidR="009244AC">
        <w:rPr>
          <w:rFonts w:eastAsiaTheme="minorEastAsia"/>
        </w:rPr>
        <w:tab/>
      </w:r>
      <w:r w:rsidR="009244AC">
        <w:rPr>
          <w:rFonts w:eastAsiaTheme="minorEastAsia"/>
        </w:rPr>
        <w:tab/>
      </w:r>
      <w:r w:rsidR="009244AC">
        <w:rPr>
          <w:rFonts w:eastAsiaTheme="minorEastAsia"/>
        </w:rPr>
        <w:tab/>
        <w:t>(D2)</w:t>
      </w:r>
    </w:p>
    <w:p w:rsidR="002E4DBE" w:rsidRDefault="0035406F" w:rsidP="00A92F37">
      <w:pPr>
        <w:rPr>
          <w:rFonts w:eastAsiaTheme="minorEastAsia"/>
        </w:rPr>
      </w:pPr>
      <m:oMath>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n-1</m:t>
                </m:r>
              </m:sub>
            </m:sSub>
            <m:sSub>
              <m:sSubPr>
                <m:ctrlPr>
                  <w:rPr>
                    <w:rFonts w:ascii="Cambria Math" w:hAnsi="Cambria Math"/>
                    <w:i/>
                  </w:rPr>
                </m:ctrlPr>
              </m:sSubPr>
              <m:e>
                <m:r>
                  <w:rPr>
                    <w:rFonts w:ascii="Cambria Math" w:hAnsi="Cambria Math"/>
                  </w:rPr>
                  <m:t>q</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sSub>
              <m:sSubPr>
                <m:ctrlPr>
                  <w:rPr>
                    <w:rFonts w:ascii="Cambria Math" w:hAnsi="Cambria Math"/>
                    <w:i/>
                  </w:rPr>
                </m:ctrlPr>
              </m:sSubPr>
              <m:e>
                <m:r>
                  <w:rPr>
                    <w:rFonts w:ascii="Cambria Math" w:hAnsi="Cambria Math"/>
                  </w:rPr>
                  <m:t>q</m:t>
                </m:r>
              </m:e>
              <m:sub>
                <m:r>
                  <w:rPr>
                    <w:rFonts w:ascii="Cambria Math" w:hAnsi="Cambria Math"/>
                  </w:rPr>
                  <m:t>n</m:t>
                </m:r>
              </m:sub>
            </m:sSub>
          </m:e>
        </m:d>
      </m:oMath>
      <w:r w:rsidR="002E4DBE">
        <w:rPr>
          <w:rFonts w:eastAsiaTheme="minorEastAsia"/>
        </w:rPr>
        <w:t xml:space="preserve"> ,</w:t>
      </w:r>
    </w:p>
    <w:p w:rsidR="002E4DBE" w:rsidRDefault="0035406F" w:rsidP="00A92F37">
      <w:pPr>
        <w:rPr>
          <w:rFonts w:eastAsiaTheme="minorEastAsia"/>
          <w:sz w:val="28"/>
        </w:rPr>
      </w:pPr>
      <m:oMath>
        <m:sSub>
          <m:sSubPr>
            <m:ctrlPr>
              <w:rPr>
                <w:rFonts w:ascii="Cambria Math" w:hAnsi="Cambria Math"/>
                <w:i/>
                <w:sz w:val="28"/>
              </w:rPr>
            </m:ctrlPr>
          </m:sSubPr>
          <m:e>
            <m:r>
              <w:rPr>
                <w:rFonts w:ascii="Cambria Math" w:hAnsi="Cambria Math"/>
                <w:sz w:val="28"/>
              </w:rPr>
              <m:t>q</m:t>
            </m:r>
          </m:e>
          <m:sub>
            <m:r>
              <w:rPr>
                <w:rFonts w:ascii="Cambria Math" w:hAnsi="Cambria Math"/>
                <w:sz w:val="28"/>
              </w:rPr>
              <m:t>n+1</m:t>
            </m:r>
          </m:sub>
        </m:sSub>
        <m:r>
          <w:rPr>
            <w:rFonts w:ascii="Cambria Math" w:hAnsi="Cambria Math"/>
            <w:sz w:val="28"/>
          </w:rPr>
          <m:t xml:space="preserve">= </m:t>
        </m:r>
        <m:f>
          <m:fPr>
            <m:ctrlPr>
              <w:rPr>
                <w:rFonts w:ascii="Cambria Math" w:hAnsi="Cambria Math"/>
                <w:i/>
                <w:sz w:val="28"/>
              </w:rPr>
            </m:ctrlPr>
          </m:fPr>
          <m:num>
            <m:r>
              <w:rPr>
                <w:rFonts w:ascii="Cambria Math" w:hAnsi="Cambria Math"/>
                <w:sz w:val="28"/>
              </w:rPr>
              <m:t>A</m:t>
            </m:r>
            <m:sSub>
              <m:sSubPr>
                <m:ctrlPr>
                  <w:rPr>
                    <w:rFonts w:ascii="Cambria Math" w:hAnsi="Cambria Math"/>
                    <w:i/>
                    <w:sz w:val="28"/>
                  </w:rPr>
                </m:ctrlPr>
              </m:sSubPr>
              <m:e>
                <m:r>
                  <w:rPr>
                    <w:rFonts w:ascii="Cambria Math" w:hAnsi="Cambria Math"/>
                    <w:sz w:val="28"/>
                  </w:rPr>
                  <m:t>q</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β</m:t>
                </m:r>
              </m:e>
              <m:sub>
                <m:r>
                  <w:rPr>
                    <w:rFonts w:ascii="Cambria Math" w:hAnsi="Cambria Math"/>
                    <w:sz w:val="28"/>
                  </w:rPr>
                  <m:t>n-1</m:t>
                </m:r>
              </m:sub>
            </m:sSub>
            <m:sSub>
              <m:sSubPr>
                <m:ctrlPr>
                  <w:rPr>
                    <w:rFonts w:ascii="Cambria Math" w:hAnsi="Cambria Math"/>
                    <w:i/>
                    <w:sz w:val="28"/>
                  </w:rPr>
                </m:ctrlPr>
              </m:sSubPr>
              <m:e>
                <m:r>
                  <w:rPr>
                    <w:rFonts w:ascii="Cambria Math" w:hAnsi="Cambria Math"/>
                    <w:sz w:val="28"/>
                  </w:rPr>
                  <m:t>q</m:t>
                </m:r>
              </m:e>
              <m:sub>
                <m:r>
                  <w:rPr>
                    <w:rFonts w:ascii="Cambria Math" w:hAnsi="Cambria Math"/>
                    <w:sz w:val="28"/>
                  </w:rPr>
                  <m:t>n-1</m:t>
                </m:r>
              </m:sub>
            </m:sSub>
            <m:r>
              <w:rPr>
                <w:rFonts w:ascii="Cambria Math" w:hAnsi="Cambria Math"/>
                <w:sz w:val="28"/>
              </w:rPr>
              <m:t>-</m:t>
            </m:r>
            <m:sSub>
              <m:sSubPr>
                <m:ctrlPr>
                  <w:rPr>
                    <w:rFonts w:ascii="Cambria Math" w:hAnsi="Cambria Math"/>
                    <w:i/>
                    <w:sz w:val="28"/>
                  </w:rPr>
                </m:ctrlPr>
              </m:sSubPr>
              <m:e>
                <m:r>
                  <w:rPr>
                    <w:rFonts w:ascii="Cambria Math" w:hAnsi="Cambria Math"/>
                    <w:sz w:val="28"/>
                  </w:rPr>
                  <m:t>α</m:t>
                </m:r>
              </m:e>
              <m:sub>
                <m:r>
                  <w:rPr>
                    <w:rFonts w:ascii="Cambria Math" w:hAnsi="Cambria Math"/>
                    <w:sz w:val="28"/>
                  </w:rPr>
                  <m:t>n</m:t>
                </m:r>
              </m:sub>
            </m:sSub>
            <m:sSub>
              <m:sSubPr>
                <m:ctrlPr>
                  <w:rPr>
                    <w:rFonts w:ascii="Cambria Math" w:hAnsi="Cambria Math"/>
                    <w:i/>
                    <w:sz w:val="28"/>
                  </w:rPr>
                </m:ctrlPr>
              </m:sSubPr>
              <m:e>
                <m:r>
                  <w:rPr>
                    <w:rFonts w:ascii="Cambria Math" w:hAnsi="Cambria Math"/>
                    <w:sz w:val="28"/>
                  </w:rPr>
                  <m:t>q</m:t>
                </m:r>
              </m:e>
              <m:sub>
                <m:r>
                  <w:rPr>
                    <w:rFonts w:ascii="Cambria Math" w:hAnsi="Cambria Math"/>
                    <w:sz w:val="28"/>
                  </w:rPr>
                  <m:t>n</m:t>
                </m:r>
              </m:sub>
            </m:sSub>
          </m:num>
          <m:den>
            <m:sSub>
              <m:sSubPr>
                <m:ctrlPr>
                  <w:rPr>
                    <w:rFonts w:ascii="Cambria Math" w:hAnsi="Cambria Math"/>
                    <w:i/>
                    <w:sz w:val="28"/>
                  </w:rPr>
                </m:ctrlPr>
              </m:sSubPr>
              <m:e>
                <m:r>
                  <w:rPr>
                    <w:rFonts w:ascii="Cambria Math" w:hAnsi="Cambria Math"/>
                    <w:sz w:val="28"/>
                  </w:rPr>
                  <m:t>β</m:t>
                </m:r>
              </m:e>
              <m:sub>
                <m:r>
                  <w:rPr>
                    <w:rFonts w:ascii="Cambria Math" w:hAnsi="Cambria Math"/>
                    <w:sz w:val="28"/>
                  </w:rPr>
                  <m:t>n</m:t>
                </m:r>
              </m:sub>
            </m:sSub>
          </m:den>
        </m:f>
      </m:oMath>
      <w:r w:rsidR="002E4DBE" w:rsidRPr="00552BA7">
        <w:rPr>
          <w:rFonts w:eastAsiaTheme="minorEastAsia"/>
          <w:sz w:val="28"/>
        </w:rPr>
        <w:tab/>
        <w:t xml:space="preserve"> </w:t>
      </w:r>
    </w:p>
    <w:p w:rsidR="007742DE" w:rsidRDefault="007742DE" w:rsidP="00A92F37">
      <w:pPr>
        <w:rPr>
          <w:rFonts w:eastAsiaTheme="minorEastAsia"/>
        </w:rPr>
      </w:pPr>
      <w:r w:rsidRPr="007742DE">
        <w:rPr>
          <w:rFonts w:eastAsiaTheme="minorEastAsia"/>
        </w:rPr>
        <w:t>I</w:t>
      </w:r>
      <w:r>
        <w:rPr>
          <w:rFonts w:eastAsiaTheme="minorEastAsia"/>
        </w:rPr>
        <w:t>t is easy to verify that vectors q</w:t>
      </w:r>
      <w:r w:rsidRPr="007742DE">
        <w:rPr>
          <w:rFonts w:eastAsiaTheme="minorEastAsia"/>
          <w:vertAlign w:val="subscript"/>
        </w:rPr>
        <w:t xml:space="preserve">i </w:t>
      </w:r>
      <w:r>
        <w:rPr>
          <w:rFonts w:eastAsiaTheme="minorEastAsia"/>
        </w:rPr>
        <w:t>for</w:t>
      </w:r>
      <w:r w:rsidR="008038A0">
        <w:rPr>
          <w:rFonts w:eastAsiaTheme="minorEastAsia"/>
        </w:rPr>
        <w:t>m</w:t>
      </w:r>
      <w:r>
        <w:rPr>
          <w:rFonts w:eastAsiaTheme="minorEastAsia"/>
        </w:rPr>
        <w:t xml:space="preserve"> orthonormal basis. </w:t>
      </w:r>
      <w:r w:rsidR="008038A0">
        <w:rPr>
          <w:rFonts w:eastAsiaTheme="minorEastAsia"/>
        </w:rPr>
        <w:t xml:space="preserve">The coefficients </w:t>
      </w:r>
      <w:r w:rsidR="008038A0">
        <w:rPr>
          <w:rFonts w:eastAsiaTheme="minorEastAsia" w:cstheme="minorHAnsi"/>
        </w:rPr>
        <w:t>α</w:t>
      </w:r>
      <w:r w:rsidR="008038A0">
        <w:rPr>
          <w:rFonts w:eastAsiaTheme="minorEastAsia"/>
        </w:rPr>
        <w:t xml:space="preserve"> and </w:t>
      </w:r>
      <w:r w:rsidR="008038A0">
        <w:rPr>
          <w:rFonts w:eastAsiaTheme="minorEastAsia" w:cstheme="minorHAnsi"/>
        </w:rPr>
        <w:t>β</w:t>
      </w:r>
      <w:r w:rsidR="008038A0">
        <w:rPr>
          <w:rFonts w:eastAsiaTheme="minorEastAsia"/>
        </w:rPr>
        <w:t xml:space="preserve"> </w:t>
      </w:r>
      <w:r w:rsidR="004161EA">
        <w:rPr>
          <w:rFonts w:eastAsiaTheme="minorEastAsia"/>
        </w:rPr>
        <w:t>form a tri-diagonal symmetric matrix whose spectrum approximates the spectrum of the operator A.</w:t>
      </w:r>
      <w:r w:rsidR="009244AC">
        <w:rPr>
          <w:rFonts w:eastAsiaTheme="minorEastAsia"/>
        </w:rPr>
        <w:t xml:space="preserve"> Theoretically continuing to increase the dimensionality  of </w:t>
      </w:r>
      <w:proofErr w:type="spellStart"/>
      <w:r w:rsidR="009244AC">
        <w:rPr>
          <w:rFonts w:eastAsiaTheme="minorEastAsia"/>
        </w:rPr>
        <w:t>Krylov</w:t>
      </w:r>
      <w:proofErr w:type="spellEnd"/>
      <w:r w:rsidR="009244AC">
        <w:rPr>
          <w:rFonts w:eastAsiaTheme="minorEastAsia"/>
        </w:rPr>
        <w:t xml:space="preserve"> space iteratively via process (D2) will result in better approximation of spectrum  of operator A. As shown </w:t>
      </w:r>
      <w:r w:rsidR="00E63CB6">
        <w:rPr>
          <w:rFonts w:eastAsiaTheme="minorEastAsia"/>
        </w:rPr>
        <w:t xml:space="preserve">in the </w:t>
      </w:r>
      <w:r w:rsidR="009244AC">
        <w:rPr>
          <w:rFonts w:eastAsiaTheme="minorEastAsia"/>
        </w:rPr>
        <w:t xml:space="preserve">relevant publications (see (3)) the largest eigenvalues and eigenvalues of matrix A can be found after few steps of iterative process (D2). </w:t>
      </w:r>
      <w:r w:rsidR="001169BE">
        <w:rPr>
          <w:rFonts w:eastAsiaTheme="minorEastAsia"/>
        </w:rPr>
        <w:t xml:space="preserve">Practical problem is the loss of </w:t>
      </w:r>
      <w:proofErr w:type="spellStart"/>
      <w:r w:rsidR="00B86C69">
        <w:rPr>
          <w:rFonts w:eastAsiaTheme="minorEastAsia"/>
        </w:rPr>
        <w:t>orthogonality</w:t>
      </w:r>
      <w:proofErr w:type="spellEnd"/>
      <w:r w:rsidR="001169BE">
        <w:rPr>
          <w:rFonts w:eastAsiaTheme="minorEastAsia"/>
        </w:rPr>
        <w:t xml:space="preserve"> of vectors q</w:t>
      </w:r>
      <w:r w:rsidR="001169BE" w:rsidRPr="001169BE">
        <w:rPr>
          <w:rFonts w:eastAsiaTheme="minorEastAsia"/>
          <w:vertAlign w:val="subscript"/>
        </w:rPr>
        <w:t>i</w:t>
      </w:r>
      <w:r w:rsidR="001169BE">
        <w:rPr>
          <w:rFonts w:eastAsiaTheme="minorEastAsia"/>
        </w:rPr>
        <w:t xml:space="preserve"> due to computational round-off error. This problem, however, has been overcome by the practitioners by </w:t>
      </w:r>
      <w:r w:rsidR="00092453">
        <w:rPr>
          <w:rFonts w:eastAsiaTheme="minorEastAsia"/>
        </w:rPr>
        <w:t>performing</w:t>
      </w:r>
      <w:r w:rsidR="001169BE">
        <w:rPr>
          <w:rFonts w:eastAsiaTheme="minorEastAsia"/>
        </w:rPr>
        <w:t xml:space="preserve"> re-</w:t>
      </w:r>
      <w:proofErr w:type="spellStart"/>
      <w:r w:rsidR="001169BE">
        <w:rPr>
          <w:rFonts w:eastAsiaTheme="minorEastAsia"/>
        </w:rPr>
        <w:t>orthoginalization</w:t>
      </w:r>
      <w:proofErr w:type="spellEnd"/>
      <w:r w:rsidR="001169BE">
        <w:rPr>
          <w:rFonts w:eastAsiaTheme="minorEastAsia"/>
        </w:rPr>
        <w:t xml:space="preserve"> of the vectors q</w:t>
      </w:r>
      <w:r w:rsidR="001169BE" w:rsidRPr="001169BE">
        <w:rPr>
          <w:rFonts w:eastAsiaTheme="minorEastAsia"/>
          <w:vertAlign w:val="subscript"/>
        </w:rPr>
        <w:t>i</w:t>
      </w:r>
      <w:r w:rsidR="001169BE">
        <w:rPr>
          <w:rFonts w:eastAsiaTheme="minorEastAsia"/>
        </w:rPr>
        <w:t>.</w:t>
      </w:r>
    </w:p>
    <w:p w:rsidR="00B86C69" w:rsidRDefault="00B86C69" w:rsidP="00A92F37">
      <w:pPr>
        <w:rPr>
          <w:rFonts w:eastAsiaTheme="minorEastAsia"/>
        </w:rPr>
      </w:pPr>
      <w:r>
        <w:rPr>
          <w:rFonts w:eastAsiaTheme="minorEastAsia"/>
        </w:rPr>
        <w:t xml:space="preserve">Note that each step of </w:t>
      </w:r>
      <w:proofErr w:type="spellStart"/>
      <w:r>
        <w:rPr>
          <w:rFonts w:eastAsiaTheme="minorEastAsia"/>
        </w:rPr>
        <w:t>Lanczos</w:t>
      </w:r>
      <w:proofErr w:type="spellEnd"/>
      <w:r>
        <w:rPr>
          <w:rFonts w:eastAsiaTheme="minorEastAsia"/>
        </w:rPr>
        <w:t xml:space="preserve"> recursion requires multiplication of the matrix A by vector q. In our case matrix A is the correlation matrix calculated </w:t>
      </w:r>
      <w:r w:rsidR="00CB6884">
        <w:rPr>
          <w:rFonts w:eastAsiaTheme="minorEastAsia"/>
        </w:rPr>
        <w:t>from</w:t>
      </w:r>
      <w:r>
        <w:rPr>
          <w:rFonts w:eastAsiaTheme="minorEastAsia"/>
        </w:rPr>
        <w:t xml:space="preserve"> weighted returns via formula </w:t>
      </w:r>
      <w:r w:rsidR="00CB6884">
        <w:rPr>
          <w:rFonts w:eastAsiaTheme="minorEastAsia"/>
        </w:rPr>
        <w:t>(</w:t>
      </w:r>
      <w:r>
        <w:rPr>
          <w:rFonts w:eastAsiaTheme="minorEastAsia"/>
        </w:rPr>
        <w:t>C1</w:t>
      </w:r>
      <w:r w:rsidR="00CB6884">
        <w:rPr>
          <w:rFonts w:eastAsiaTheme="minorEastAsia"/>
        </w:rPr>
        <w:t>)</w:t>
      </w:r>
      <w:r>
        <w:rPr>
          <w:rFonts w:eastAsiaTheme="minorEastAsia"/>
        </w:rPr>
        <w:t xml:space="preserve"> in the Appendix C above:</w:t>
      </w:r>
    </w:p>
    <w:p w:rsidR="00B86C69" w:rsidRDefault="00B86C69" w:rsidP="00A92F37">
      <w:r>
        <w:t xml:space="preserve">A = </w:t>
      </w:r>
      <w:proofErr w:type="spellStart"/>
      <w:r>
        <w:t>Corr</w:t>
      </w:r>
      <w:proofErr w:type="spellEnd"/>
      <w:r>
        <w:t xml:space="preserve"> = </w:t>
      </w:r>
      <w:r>
        <w:rPr>
          <w:rFonts w:cstheme="minorHAnsi"/>
        </w:rPr>
        <w:t>Ϭ</w:t>
      </w:r>
      <w:r w:rsidRPr="00A5042A">
        <w:rPr>
          <w:vertAlign w:val="superscript"/>
        </w:rPr>
        <w:t>-</w:t>
      </w:r>
      <w:r>
        <w:rPr>
          <w:vertAlign w:val="superscript"/>
        </w:rPr>
        <w:t>1</w:t>
      </w:r>
      <w:r>
        <w:t xml:space="preserve"> </w:t>
      </w:r>
      <w:r>
        <w:rPr>
          <w:rFonts w:cstheme="minorHAnsi"/>
        </w:rPr>
        <w:t>∙</w:t>
      </w:r>
      <w:r>
        <w:t xml:space="preserve"> R </w:t>
      </w:r>
      <w:r>
        <w:rPr>
          <w:rFonts w:cstheme="minorHAnsi"/>
        </w:rPr>
        <w:t xml:space="preserve">∙ W ∙ </w:t>
      </w:r>
      <w:r>
        <w:t>R</w:t>
      </w:r>
      <w:r w:rsidRPr="00953CF5">
        <w:rPr>
          <w:vertAlign w:val="superscript"/>
        </w:rPr>
        <w:t>T</w:t>
      </w:r>
      <w:r>
        <w:t xml:space="preserve"> </w:t>
      </w:r>
      <w:r>
        <w:rPr>
          <w:rFonts w:cstheme="minorHAnsi"/>
        </w:rPr>
        <w:t>∙ Ϭ</w:t>
      </w:r>
      <w:r w:rsidRPr="00A5042A">
        <w:rPr>
          <w:vertAlign w:val="superscript"/>
        </w:rPr>
        <w:t>-</w:t>
      </w:r>
      <w:r>
        <w:rPr>
          <w:vertAlign w:val="superscript"/>
        </w:rPr>
        <w:t>1</w:t>
      </w:r>
    </w:p>
    <w:p w:rsidR="00B86C69" w:rsidRDefault="00B86C69" w:rsidP="00A92F37">
      <w:pPr>
        <w:rPr>
          <w:rFonts w:eastAsiaTheme="minorEastAsia"/>
        </w:rPr>
      </w:pPr>
      <w:r>
        <w:rPr>
          <w:rFonts w:eastAsiaTheme="minorEastAsia"/>
        </w:rPr>
        <w:t>Matrix A can be written at:</w:t>
      </w:r>
    </w:p>
    <w:p w:rsidR="00B86C69" w:rsidRDefault="00B86C69" w:rsidP="00A92F37">
      <w:pPr>
        <w:rPr>
          <w:rFonts w:cstheme="minorHAnsi"/>
        </w:rPr>
      </w:pPr>
      <w:r>
        <w:rPr>
          <w:rFonts w:eastAsiaTheme="minorEastAsia"/>
        </w:rPr>
        <w:t xml:space="preserve">A = P </w:t>
      </w:r>
      <w:r>
        <w:rPr>
          <w:rFonts w:cstheme="minorHAnsi"/>
        </w:rPr>
        <w:t>∙ P</w:t>
      </w:r>
      <w:r w:rsidRPr="00B86C69">
        <w:rPr>
          <w:rFonts w:cstheme="minorHAnsi"/>
          <w:vertAlign w:val="superscript"/>
        </w:rPr>
        <w:t>T</w:t>
      </w:r>
      <w:r>
        <w:rPr>
          <w:rFonts w:cstheme="minorHAnsi"/>
        </w:rPr>
        <w:t>, Where P</w:t>
      </w:r>
      <w:r w:rsidRPr="00B86C69">
        <w:rPr>
          <w:rFonts w:cstheme="minorHAnsi"/>
          <w:vertAlign w:val="superscript"/>
        </w:rPr>
        <w:t>T</w:t>
      </w:r>
      <w:r>
        <w:rPr>
          <w:rFonts w:cstheme="minorHAnsi"/>
        </w:rPr>
        <w:t xml:space="preserve"> = Ϭ</w:t>
      </w:r>
      <w:r w:rsidRPr="00A5042A">
        <w:rPr>
          <w:vertAlign w:val="superscript"/>
        </w:rPr>
        <w:t>-</w:t>
      </w:r>
      <w:r>
        <w:rPr>
          <w:vertAlign w:val="superscript"/>
        </w:rPr>
        <w:t>1</w:t>
      </w:r>
      <w:r>
        <w:t xml:space="preserve"> </w:t>
      </w:r>
      <w:r>
        <w:rPr>
          <w:rFonts w:cstheme="minorHAnsi"/>
        </w:rPr>
        <w:t>∙</w:t>
      </w:r>
      <w:r>
        <w:t xml:space="preserve"> R </w:t>
      </w:r>
      <w:r>
        <w:rPr>
          <w:rFonts w:cstheme="minorHAnsi"/>
        </w:rPr>
        <w:t>∙ W</w:t>
      </w:r>
      <w:r w:rsidRPr="00B86C69">
        <w:rPr>
          <w:rFonts w:cstheme="minorHAnsi"/>
          <w:vertAlign w:val="superscript"/>
        </w:rPr>
        <w:t>0.5</w:t>
      </w:r>
      <w:r>
        <w:rPr>
          <w:rFonts w:cstheme="minorHAnsi"/>
        </w:rPr>
        <w:t xml:space="preserve">. Thus we don’t need to calculate and store a large correlation matrix (about 4700 X 4700 in or case). Instead we need to use scaled matrix of returns </w:t>
      </w:r>
      <w:r w:rsidR="00CB6884">
        <w:rPr>
          <w:rFonts w:cstheme="minorHAnsi"/>
        </w:rPr>
        <w:t>P</w:t>
      </w:r>
      <w:r>
        <w:rPr>
          <w:rFonts w:cstheme="minorHAnsi"/>
        </w:rPr>
        <w:t xml:space="preserve"> (about 4700 X 500 in our case) and multiply </w:t>
      </w:r>
      <w:proofErr w:type="gramStart"/>
      <w:r>
        <w:rPr>
          <w:rFonts w:cstheme="minorHAnsi"/>
        </w:rPr>
        <w:t>it</w:t>
      </w:r>
      <w:r w:rsidR="00CB6884">
        <w:rPr>
          <w:rFonts w:cstheme="minorHAnsi"/>
        </w:rPr>
        <w:t>’</w:t>
      </w:r>
      <w:r>
        <w:rPr>
          <w:rFonts w:cstheme="minorHAnsi"/>
        </w:rPr>
        <w:t>s</w:t>
      </w:r>
      <w:proofErr w:type="gramEnd"/>
      <w:r>
        <w:rPr>
          <w:rFonts w:cstheme="minorHAnsi"/>
        </w:rPr>
        <w:t xml:space="preserve"> transposed and itself by a vector on each step of the recursion (D1) above.</w:t>
      </w:r>
    </w:p>
    <w:p w:rsidR="00E63CB6" w:rsidRDefault="00E63CB6" w:rsidP="00A92F37">
      <w:pPr>
        <w:rPr>
          <w:rFonts w:eastAsiaTheme="minorEastAsia"/>
        </w:rPr>
      </w:pPr>
      <w:r>
        <w:rPr>
          <w:rFonts w:eastAsiaTheme="minorEastAsia"/>
        </w:rPr>
        <w:t>The Figure D1 below shows the PC calculated from the equity data, using 2 years of data prior to the VaR calculation date 5/27/2014. The Correlation matrix of the returns of the principal components is presented on Figure D2.</w:t>
      </w:r>
    </w:p>
    <w:p w:rsidR="00B64D05" w:rsidRPr="007742DE" w:rsidRDefault="00B64D05" w:rsidP="00A92F37">
      <w:r>
        <w:rPr>
          <w:rFonts w:eastAsiaTheme="minorEastAsia"/>
        </w:rPr>
        <w:lastRenderedPageBreak/>
        <w:t>Figure D1: 18 Principal Components from Equity data</w:t>
      </w:r>
    </w:p>
    <w:p w:rsidR="00A92F37" w:rsidRPr="007742DE" w:rsidRDefault="00B64D05" w:rsidP="00A92F37">
      <w:r w:rsidRPr="00B64D05">
        <w:rPr>
          <w:noProof/>
        </w:rPr>
        <w:drawing>
          <wp:inline distT="0" distB="0" distL="0" distR="0" wp14:anchorId="6AD07642" wp14:editId="1BBB195F">
            <wp:extent cx="5701085" cy="4044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04073" cy="4046480"/>
                    </a:xfrm>
                    <a:prstGeom prst="rect">
                      <a:avLst/>
                    </a:prstGeom>
                  </pic:spPr>
                </pic:pic>
              </a:graphicData>
            </a:graphic>
          </wp:inline>
        </w:drawing>
      </w:r>
    </w:p>
    <w:p w:rsidR="00B64D05" w:rsidRDefault="00B64D05"/>
    <w:p w:rsidR="00B64D05" w:rsidRDefault="00B64D05">
      <w:r>
        <w:t>Figure D2: Variance –covariance matrix of Principal Components</w:t>
      </w:r>
      <w:r w:rsidR="00BE63E8">
        <w:t xml:space="preserve"> returns</w:t>
      </w:r>
    </w:p>
    <w:p w:rsidR="00A92F37" w:rsidRDefault="00B64D05">
      <w:pPr>
        <w:rPr>
          <w:rFonts w:asciiTheme="majorHAnsi" w:eastAsiaTheme="majorEastAsia" w:hAnsiTheme="majorHAnsi" w:cstheme="majorBidi"/>
          <w:b/>
          <w:bCs/>
          <w:color w:val="365F91" w:themeColor="accent1" w:themeShade="BF"/>
          <w:sz w:val="28"/>
          <w:szCs w:val="28"/>
        </w:rPr>
      </w:pPr>
      <w:r w:rsidRPr="00B64D05">
        <w:rPr>
          <w:noProof/>
        </w:rPr>
        <w:drawing>
          <wp:inline distT="0" distB="0" distL="0" distR="0" wp14:anchorId="3F541421" wp14:editId="3E3327C6">
            <wp:extent cx="5953935" cy="21468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9955" cy="2145417"/>
                    </a:xfrm>
                    <a:prstGeom prst="rect">
                      <a:avLst/>
                    </a:prstGeom>
                  </pic:spPr>
                </pic:pic>
              </a:graphicData>
            </a:graphic>
          </wp:inline>
        </w:drawing>
      </w:r>
    </w:p>
    <w:p w:rsidR="00B64D05" w:rsidRDefault="00B64D05">
      <w:pPr>
        <w:rPr>
          <w:rFonts w:asciiTheme="majorHAnsi" w:eastAsiaTheme="majorEastAsia" w:hAnsiTheme="majorHAnsi" w:cstheme="majorBidi"/>
          <w:b/>
          <w:bCs/>
          <w:color w:val="365F91" w:themeColor="accent1" w:themeShade="BF"/>
          <w:sz w:val="28"/>
          <w:szCs w:val="28"/>
        </w:rPr>
      </w:pPr>
      <w:r>
        <w:br w:type="page"/>
      </w:r>
    </w:p>
    <w:p w:rsidR="00A92F37" w:rsidRDefault="00A92F37" w:rsidP="00A92F37">
      <w:pPr>
        <w:pStyle w:val="Heading1"/>
        <w:spacing w:before="0"/>
      </w:pPr>
      <w:bookmarkStart w:id="78" w:name="_Toc394567765"/>
      <w:r>
        <w:lastRenderedPageBreak/>
        <w:t>Appendix E: Proxy mapping used in the current production for VaR</w:t>
      </w:r>
      <w:bookmarkEnd w:id="78"/>
    </w:p>
    <w:p w:rsidR="00A92F37" w:rsidRPr="00CF2DCA" w:rsidRDefault="00A92F37" w:rsidP="00A92F37">
      <w:pPr>
        <w:spacing w:after="0"/>
        <w:rPr>
          <w:b/>
          <w:sz w:val="18"/>
          <w:szCs w:val="18"/>
        </w:rPr>
      </w:pPr>
      <w:r w:rsidRPr="00CF2DCA">
        <w:rPr>
          <w:b/>
          <w:sz w:val="18"/>
          <w:szCs w:val="18"/>
        </w:rPr>
        <w:t>Risk Factor Type, Risk Factor Name, Term, Proxy Name, Proxy Multiplier, Proxy Spread, Comments</w:t>
      </w:r>
    </w:p>
    <w:p w:rsidR="00A92F37" w:rsidRPr="00FC660E" w:rsidRDefault="00A92F37" w:rsidP="00A92F37">
      <w:pPr>
        <w:spacing w:after="0"/>
        <w:rPr>
          <w:sz w:val="18"/>
          <w:szCs w:val="18"/>
        </w:rPr>
      </w:pPr>
      <w:r w:rsidRPr="00FC660E">
        <w:rPr>
          <w:sz w:val="18"/>
          <w:szCs w:val="18"/>
        </w:rPr>
        <w:t>IR, FXARS_Forward,</w:t>
      </w:r>
      <w:proofErr w:type="gramStart"/>
      <w:r w:rsidRPr="00FC660E">
        <w:rPr>
          <w:sz w:val="18"/>
          <w:szCs w:val="18"/>
        </w:rPr>
        <w:t>,</w:t>
      </w:r>
      <w:proofErr w:type="spellStart"/>
      <w:r w:rsidRPr="00FC660E">
        <w:rPr>
          <w:sz w:val="18"/>
          <w:szCs w:val="18"/>
        </w:rPr>
        <w:t>ARSSpot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FXBBD_Forward,</w:t>
      </w:r>
      <w:proofErr w:type="gramStart"/>
      <w:r w:rsidRPr="00FC660E">
        <w:rPr>
          <w:sz w:val="18"/>
          <w:szCs w:val="18"/>
        </w:rPr>
        <w:t>,</w:t>
      </w:r>
      <w:proofErr w:type="spellStart"/>
      <w:r w:rsidRPr="00FC660E">
        <w:rPr>
          <w:sz w:val="18"/>
          <w:szCs w:val="18"/>
        </w:rPr>
        <w:t>BBDSpot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FXBDT_Forward,</w:t>
      </w:r>
      <w:proofErr w:type="gramStart"/>
      <w:r w:rsidRPr="00FC660E">
        <w:rPr>
          <w:sz w:val="18"/>
          <w:szCs w:val="18"/>
        </w:rPr>
        <w:t>,</w:t>
      </w:r>
      <w:proofErr w:type="spellStart"/>
      <w:r w:rsidRPr="00FC660E">
        <w:rPr>
          <w:sz w:val="18"/>
          <w:szCs w:val="18"/>
        </w:rPr>
        <w:t>BDTSpot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FXBIF_Forward,</w:t>
      </w:r>
      <w:proofErr w:type="gramStart"/>
      <w:r w:rsidRPr="00FC660E">
        <w:rPr>
          <w:sz w:val="18"/>
          <w:szCs w:val="18"/>
        </w:rPr>
        <w:t>,</w:t>
      </w:r>
      <w:proofErr w:type="spellStart"/>
      <w:r w:rsidRPr="00FC660E">
        <w:rPr>
          <w:sz w:val="18"/>
          <w:szCs w:val="18"/>
        </w:rPr>
        <w:t>BIFSpot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FXBMD_Forward,</w:t>
      </w:r>
      <w:proofErr w:type="gramStart"/>
      <w:r w:rsidRPr="00FC660E">
        <w:rPr>
          <w:sz w:val="18"/>
          <w:szCs w:val="18"/>
        </w:rPr>
        <w:t>,</w:t>
      </w:r>
      <w:proofErr w:type="spellStart"/>
      <w:r w:rsidRPr="00FC660E">
        <w:rPr>
          <w:sz w:val="18"/>
          <w:szCs w:val="18"/>
        </w:rPr>
        <w:t>BMDSpot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FXCRC_Forward,</w:t>
      </w:r>
      <w:proofErr w:type="gramStart"/>
      <w:r w:rsidRPr="00FC660E">
        <w:rPr>
          <w:sz w:val="18"/>
          <w:szCs w:val="18"/>
        </w:rPr>
        <w:t>,</w:t>
      </w:r>
      <w:proofErr w:type="spellStart"/>
      <w:r w:rsidRPr="00FC660E">
        <w:rPr>
          <w:sz w:val="18"/>
          <w:szCs w:val="18"/>
        </w:rPr>
        <w:t>CRCSpot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FXDJF_Forward,</w:t>
      </w:r>
      <w:proofErr w:type="gramStart"/>
      <w:r w:rsidRPr="00FC660E">
        <w:rPr>
          <w:sz w:val="18"/>
          <w:szCs w:val="18"/>
        </w:rPr>
        <w:t>,</w:t>
      </w:r>
      <w:proofErr w:type="spellStart"/>
      <w:r w:rsidRPr="00FC660E">
        <w:rPr>
          <w:sz w:val="18"/>
          <w:szCs w:val="18"/>
        </w:rPr>
        <w:t>DJFSpot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FXDZD_Forward,</w:t>
      </w:r>
      <w:proofErr w:type="gramStart"/>
      <w:r w:rsidRPr="00FC660E">
        <w:rPr>
          <w:sz w:val="18"/>
          <w:szCs w:val="18"/>
        </w:rPr>
        <w:t>,</w:t>
      </w:r>
      <w:proofErr w:type="spellStart"/>
      <w:r w:rsidRPr="00FC660E">
        <w:rPr>
          <w:sz w:val="18"/>
          <w:szCs w:val="18"/>
        </w:rPr>
        <w:t>DZDSpot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FXEEK_Forward,</w:t>
      </w:r>
      <w:proofErr w:type="gramStart"/>
      <w:r w:rsidRPr="00FC660E">
        <w:rPr>
          <w:sz w:val="18"/>
          <w:szCs w:val="18"/>
        </w:rPr>
        <w:t>,</w:t>
      </w:r>
      <w:proofErr w:type="spellStart"/>
      <w:r w:rsidRPr="00FC660E">
        <w:rPr>
          <w:sz w:val="18"/>
          <w:szCs w:val="18"/>
        </w:rPr>
        <w:t>EEKSpot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FXETB_Forward,</w:t>
      </w:r>
      <w:proofErr w:type="gramStart"/>
      <w:r w:rsidRPr="00FC660E">
        <w:rPr>
          <w:sz w:val="18"/>
          <w:szCs w:val="18"/>
        </w:rPr>
        <w:t>,</w:t>
      </w:r>
      <w:proofErr w:type="spellStart"/>
      <w:r w:rsidRPr="00FC660E">
        <w:rPr>
          <w:sz w:val="18"/>
          <w:szCs w:val="18"/>
        </w:rPr>
        <w:t>ETBSpot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FXFJD_Forward,</w:t>
      </w:r>
      <w:proofErr w:type="gramStart"/>
      <w:r w:rsidRPr="00FC660E">
        <w:rPr>
          <w:sz w:val="18"/>
          <w:szCs w:val="18"/>
        </w:rPr>
        <w:t>,</w:t>
      </w:r>
      <w:proofErr w:type="spellStart"/>
      <w:r w:rsidRPr="00FC660E">
        <w:rPr>
          <w:sz w:val="18"/>
          <w:szCs w:val="18"/>
        </w:rPr>
        <w:t>FJDSpot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FXGHS_Forward,</w:t>
      </w:r>
      <w:proofErr w:type="gramStart"/>
      <w:r w:rsidRPr="00FC660E">
        <w:rPr>
          <w:sz w:val="18"/>
          <w:szCs w:val="18"/>
        </w:rPr>
        <w:t>,</w:t>
      </w:r>
      <w:proofErr w:type="spellStart"/>
      <w:r w:rsidRPr="00FC660E">
        <w:rPr>
          <w:sz w:val="18"/>
          <w:szCs w:val="18"/>
        </w:rPr>
        <w:t>GHSSpot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FXGMD_Forward,</w:t>
      </w:r>
      <w:proofErr w:type="gramStart"/>
      <w:r w:rsidRPr="00FC660E">
        <w:rPr>
          <w:sz w:val="18"/>
          <w:szCs w:val="18"/>
        </w:rPr>
        <w:t>,</w:t>
      </w:r>
      <w:proofErr w:type="spellStart"/>
      <w:r w:rsidRPr="00FC660E">
        <w:rPr>
          <w:sz w:val="18"/>
          <w:szCs w:val="18"/>
        </w:rPr>
        <w:t>GMDSpot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FXGYD_Forward,</w:t>
      </w:r>
      <w:proofErr w:type="gramStart"/>
      <w:r w:rsidRPr="00FC660E">
        <w:rPr>
          <w:sz w:val="18"/>
          <w:szCs w:val="18"/>
        </w:rPr>
        <w:t>,</w:t>
      </w:r>
      <w:proofErr w:type="spellStart"/>
      <w:r w:rsidRPr="00FC660E">
        <w:rPr>
          <w:sz w:val="18"/>
          <w:szCs w:val="18"/>
        </w:rPr>
        <w:t>GYDSpot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FXHNL_Forward,</w:t>
      </w:r>
      <w:proofErr w:type="gramStart"/>
      <w:r w:rsidRPr="00FC660E">
        <w:rPr>
          <w:sz w:val="18"/>
          <w:szCs w:val="18"/>
        </w:rPr>
        <w:t>,</w:t>
      </w:r>
      <w:proofErr w:type="spellStart"/>
      <w:r w:rsidRPr="00FC660E">
        <w:rPr>
          <w:sz w:val="18"/>
          <w:szCs w:val="18"/>
        </w:rPr>
        <w:t>HNLSpot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FXIQD_Forward,</w:t>
      </w:r>
      <w:proofErr w:type="gramStart"/>
      <w:r w:rsidRPr="00FC660E">
        <w:rPr>
          <w:sz w:val="18"/>
          <w:szCs w:val="18"/>
        </w:rPr>
        <w:t>,</w:t>
      </w:r>
      <w:proofErr w:type="spellStart"/>
      <w:r w:rsidRPr="00FC660E">
        <w:rPr>
          <w:sz w:val="18"/>
          <w:szCs w:val="18"/>
        </w:rPr>
        <w:t>IQDSpot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FXIRR_Forward,</w:t>
      </w:r>
      <w:proofErr w:type="gramStart"/>
      <w:r w:rsidRPr="00FC660E">
        <w:rPr>
          <w:sz w:val="18"/>
          <w:szCs w:val="18"/>
        </w:rPr>
        <w:t>,</w:t>
      </w:r>
      <w:proofErr w:type="spellStart"/>
      <w:r w:rsidRPr="00FC660E">
        <w:rPr>
          <w:sz w:val="18"/>
          <w:szCs w:val="18"/>
        </w:rPr>
        <w:t>IRRSpot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FXJMD_Forward,</w:t>
      </w:r>
      <w:proofErr w:type="gramStart"/>
      <w:r w:rsidRPr="00FC660E">
        <w:rPr>
          <w:sz w:val="18"/>
          <w:szCs w:val="18"/>
        </w:rPr>
        <w:t>,</w:t>
      </w:r>
      <w:proofErr w:type="spellStart"/>
      <w:r w:rsidRPr="00FC660E">
        <w:rPr>
          <w:sz w:val="18"/>
          <w:szCs w:val="18"/>
        </w:rPr>
        <w:t>JMDSpot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FXLBP_Forward,</w:t>
      </w:r>
      <w:proofErr w:type="gramStart"/>
      <w:r w:rsidRPr="00FC660E">
        <w:rPr>
          <w:sz w:val="18"/>
          <w:szCs w:val="18"/>
        </w:rPr>
        <w:t>,</w:t>
      </w:r>
      <w:proofErr w:type="spellStart"/>
      <w:r w:rsidRPr="00FC660E">
        <w:rPr>
          <w:sz w:val="18"/>
          <w:szCs w:val="18"/>
        </w:rPr>
        <w:t>LBPSpot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FXLVL_Forward,</w:t>
      </w:r>
      <w:proofErr w:type="gramStart"/>
      <w:r w:rsidRPr="00FC660E">
        <w:rPr>
          <w:sz w:val="18"/>
          <w:szCs w:val="18"/>
        </w:rPr>
        <w:t>,</w:t>
      </w:r>
      <w:proofErr w:type="spellStart"/>
      <w:r w:rsidRPr="00FC660E">
        <w:rPr>
          <w:sz w:val="18"/>
          <w:szCs w:val="18"/>
        </w:rPr>
        <w:t>LVLSpot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FXMRO_Forward,</w:t>
      </w:r>
      <w:proofErr w:type="gramStart"/>
      <w:r w:rsidRPr="00FC660E">
        <w:rPr>
          <w:sz w:val="18"/>
          <w:szCs w:val="18"/>
        </w:rPr>
        <w:t>,</w:t>
      </w:r>
      <w:proofErr w:type="spellStart"/>
      <w:r w:rsidRPr="00FC660E">
        <w:rPr>
          <w:sz w:val="18"/>
          <w:szCs w:val="18"/>
        </w:rPr>
        <w:t>MROSpot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FXMWK_Forward,</w:t>
      </w:r>
      <w:proofErr w:type="gramStart"/>
      <w:r w:rsidRPr="00FC660E">
        <w:rPr>
          <w:sz w:val="18"/>
          <w:szCs w:val="18"/>
        </w:rPr>
        <w:t>,</w:t>
      </w:r>
      <w:proofErr w:type="spellStart"/>
      <w:r w:rsidRPr="00FC660E">
        <w:rPr>
          <w:sz w:val="18"/>
          <w:szCs w:val="18"/>
        </w:rPr>
        <w:t>MWKSpot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FXNAD_Forward,</w:t>
      </w:r>
      <w:proofErr w:type="gramStart"/>
      <w:r w:rsidRPr="00FC660E">
        <w:rPr>
          <w:sz w:val="18"/>
          <w:szCs w:val="18"/>
        </w:rPr>
        <w:t>,</w:t>
      </w:r>
      <w:proofErr w:type="spellStart"/>
      <w:r w:rsidRPr="00FC660E">
        <w:rPr>
          <w:sz w:val="18"/>
          <w:szCs w:val="18"/>
        </w:rPr>
        <w:t>NADSpot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FXPYG_Forward,</w:t>
      </w:r>
      <w:proofErr w:type="gramStart"/>
      <w:r w:rsidRPr="00FC660E">
        <w:rPr>
          <w:sz w:val="18"/>
          <w:szCs w:val="18"/>
        </w:rPr>
        <w:t>,</w:t>
      </w:r>
      <w:proofErr w:type="spellStart"/>
      <w:r w:rsidRPr="00FC660E">
        <w:rPr>
          <w:sz w:val="18"/>
          <w:szCs w:val="18"/>
        </w:rPr>
        <w:t>PYGSpot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FXSCR_Forward,</w:t>
      </w:r>
      <w:proofErr w:type="gramStart"/>
      <w:r w:rsidRPr="00FC660E">
        <w:rPr>
          <w:sz w:val="18"/>
          <w:szCs w:val="18"/>
        </w:rPr>
        <w:t>,</w:t>
      </w:r>
      <w:proofErr w:type="spellStart"/>
      <w:r w:rsidRPr="00FC660E">
        <w:rPr>
          <w:sz w:val="18"/>
          <w:szCs w:val="18"/>
        </w:rPr>
        <w:t>SCRSpot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FXSDG_Forward,</w:t>
      </w:r>
      <w:proofErr w:type="gramStart"/>
      <w:r w:rsidRPr="00FC660E">
        <w:rPr>
          <w:sz w:val="18"/>
          <w:szCs w:val="18"/>
        </w:rPr>
        <w:t>,</w:t>
      </w:r>
      <w:proofErr w:type="spellStart"/>
      <w:r w:rsidRPr="00FC660E">
        <w:rPr>
          <w:sz w:val="18"/>
          <w:szCs w:val="18"/>
        </w:rPr>
        <w:t>SDGSpot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FXSZL_Forward,</w:t>
      </w:r>
      <w:proofErr w:type="gramStart"/>
      <w:r w:rsidRPr="00FC660E">
        <w:rPr>
          <w:sz w:val="18"/>
          <w:szCs w:val="18"/>
        </w:rPr>
        <w:t>,</w:t>
      </w:r>
      <w:proofErr w:type="spellStart"/>
      <w:r w:rsidRPr="00FC660E">
        <w:rPr>
          <w:sz w:val="18"/>
          <w:szCs w:val="18"/>
        </w:rPr>
        <w:t>SZLSpot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FXTND_Forward,</w:t>
      </w:r>
      <w:proofErr w:type="gramStart"/>
      <w:r w:rsidRPr="00FC660E">
        <w:rPr>
          <w:sz w:val="18"/>
          <w:szCs w:val="18"/>
        </w:rPr>
        <w:t>,</w:t>
      </w:r>
      <w:proofErr w:type="spellStart"/>
      <w:r w:rsidRPr="00FC660E">
        <w:rPr>
          <w:sz w:val="18"/>
          <w:szCs w:val="18"/>
        </w:rPr>
        <w:t>TNDSpot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FXTZS_Forward,</w:t>
      </w:r>
      <w:proofErr w:type="gramStart"/>
      <w:r w:rsidRPr="00FC660E">
        <w:rPr>
          <w:sz w:val="18"/>
          <w:szCs w:val="18"/>
        </w:rPr>
        <w:t>,</w:t>
      </w:r>
      <w:proofErr w:type="spellStart"/>
      <w:r w:rsidRPr="00FC660E">
        <w:rPr>
          <w:sz w:val="18"/>
          <w:szCs w:val="18"/>
        </w:rPr>
        <w:t>TZSSpot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FXUAH_Forward,</w:t>
      </w:r>
      <w:proofErr w:type="gramStart"/>
      <w:r w:rsidRPr="00FC660E">
        <w:rPr>
          <w:sz w:val="18"/>
          <w:szCs w:val="18"/>
        </w:rPr>
        <w:t>,</w:t>
      </w:r>
      <w:proofErr w:type="spellStart"/>
      <w:r w:rsidRPr="00FC660E">
        <w:rPr>
          <w:sz w:val="18"/>
          <w:szCs w:val="18"/>
        </w:rPr>
        <w:t>UAHSpot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FXUGX_Forward,</w:t>
      </w:r>
      <w:proofErr w:type="gramStart"/>
      <w:r w:rsidRPr="00FC660E">
        <w:rPr>
          <w:sz w:val="18"/>
          <w:szCs w:val="18"/>
        </w:rPr>
        <w:t>,</w:t>
      </w:r>
      <w:proofErr w:type="spellStart"/>
      <w:r w:rsidRPr="00FC660E">
        <w:rPr>
          <w:sz w:val="18"/>
          <w:szCs w:val="18"/>
        </w:rPr>
        <w:t>UGXSpot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FXUSD_Forward,</w:t>
      </w:r>
      <w:proofErr w:type="gramStart"/>
      <w:r w:rsidRPr="00FC660E">
        <w:rPr>
          <w:sz w:val="18"/>
          <w:szCs w:val="18"/>
        </w:rPr>
        <w:t>,</w:t>
      </w:r>
      <w:proofErr w:type="spellStart"/>
      <w:r w:rsidRPr="00FC660E">
        <w:rPr>
          <w:sz w:val="18"/>
          <w:szCs w:val="18"/>
        </w:rPr>
        <w:t>IRUSD</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FXUYU_Forward,</w:t>
      </w:r>
      <w:proofErr w:type="gramStart"/>
      <w:r w:rsidRPr="00FC660E">
        <w:rPr>
          <w:sz w:val="18"/>
          <w:szCs w:val="18"/>
        </w:rPr>
        <w:t>,</w:t>
      </w:r>
      <w:proofErr w:type="spellStart"/>
      <w:r w:rsidRPr="00FC660E">
        <w:rPr>
          <w:sz w:val="18"/>
          <w:szCs w:val="18"/>
        </w:rPr>
        <w:t>UYUSpot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FXVEF_Forward,</w:t>
      </w:r>
      <w:proofErr w:type="gramStart"/>
      <w:r w:rsidRPr="00FC660E">
        <w:rPr>
          <w:sz w:val="18"/>
          <w:szCs w:val="18"/>
        </w:rPr>
        <w:t>,</w:t>
      </w:r>
      <w:proofErr w:type="spellStart"/>
      <w:r w:rsidRPr="00FC660E">
        <w:rPr>
          <w:sz w:val="18"/>
          <w:szCs w:val="18"/>
        </w:rPr>
        <w:t>VEFSpot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FXXAF_Forward,</w:t>
      </w:r>
      <w:proofErr w:type="gramStart"/>
      <w:r w:rsidRPr="00FC660E">
        <w:rPr>
          <w:sz w:val="18"/>
          <w:szCs w:val="18"/>
        </w:rPr>
        <w:t>,</w:t>
      </w:r>
      <w:proofErr w:type="spellStart"/>
      <w:r w:rsidRPr="00FC660E">
        <w:rPr>
          <w:sz w:val="18"/>
          <w:szCs w:val="18"/>
        </w:rPr>
        <w:t>XAFSpot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FXXOF_Forward,</w:t>
      </w:r>
      <w:proofErr w:type="gramStart"/>
      <w:r w:rsidRPr="00FC660E">
        <w:rPr>
          <w:sz w:val="18"/>
          <w:szCs w:val="18"/>
        </w:rPr>
        <w:t>,</w:t>
      </w:r>
      <w:proofErr w:type="spellStart"/>
      <w:r w:rsidRPr="00FC660E">
        <w:rPr>
          <w:sz w:val="18"/>
          <w:szCs w:val="18"/>
        </w:rPr>
        <w:t>XAFSpot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FXZMK_Forward,</w:t>
      </w:r>
      <w:proofErr w:type="gramStart"/>
      <w:r w:rsidRPr="00FC660E">
        <w:rPr>
          <w:sz w:val="18"/>
          <w:szCs w:val="18"/>
        </w:rPr>
        <w:t>,</w:t>
      </w:r>
      <w:proofErr w:type="spellStart"/>
      <w:r w:rsidRPr="00FC660E">
        <w:rPr>
          <w:sz w:val="18"/>
          <w:szCs w:val="18"/>
        </w:rPr>
        <w:t>ZMKSpot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FXZMW_Forward,</w:t>
      </w:r>
      <w:proofErr w:type="gramStart"/>
      <w:r w:rsidRPr="00FC660E">
        <w:rPr>
          <w:sz w:val="18"/>
          <w:szCs w:val="18"/>
        </w:rPr>
        <w:t>,</w:t>
      </w:r>
      <w:proofErr w:type="spellStart"/>
      <w:r w:rsidRPr="00FC660E">
        <w:rPr>
          <w:sz w:val="18"/>
          <w:szCs w:val="18"/>
        </w:rPr>
        <w:t>ZMWSpot</w:t>
      </w:r>
      <w:proofErr w:type="spellEnd"/>
      <w:proofErr w:type="gramEnd"/>
      <w:r w:rsidRPr="00FC660E">
        <w:rPr>
          <w:sz w:val="18"/>
          <w:szCs w:val="18"/>
        </w:rPr>
        <w:t>, ,,,</w:t>
      </w:r>
    </w:p>
    <w:p w:rsidR="00A92F37" w:rsidRPr="00FC660E" w:rsidRDefault="00A92F37" w:rsidP="00A92F37">
      <w:pPr>
        <w:spacing w:after="0"/>
        <w:rPr>
          <w:sz w:val="18"/>
          <w:szCs w:val="18"/>
        </w:rPr>
      </w:pPr>
      <w:r w:rsidRPr="00FC660E">
        <w:rPr>
          <w:sz w:val="18"/>
          <w:szCs w:val="18"/>
        </w:rPr>
        <w:t>IR, IRAUD_BBS3M,</w:t>
      </w:r>
      <w:proofErr w:type="gramStart"/>
      <w:r w:rsidRPr="00FC660E">
        <w:rPr>
          <w:sz w:val="18"/>
          <w:szCs w:val="18"/>
        </w:rPr>
        <w:t>,IRAUD</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IRAUD_USDCC,</w:t>
      </w:r>
      <w:proofErr w:type="gramStart"/>
      <w:r w:rsidRPr="00FC660E">
        <w:rPr>
          <w:sz w:val="18"/>
          <w:szCs w:val="18"/>
        </w:rPr>
        <w:t>,</w:t>
      </w:r>
      <w:proofErr w:type="spellStart"/>
      <w:r w:rsidRPr="00FC660E">
        <w:rPr>
          <w:sz w:val="18"/>
          <w:szCs w:val="18"/>
        </w:rPr>
        <w:t>IRAUD</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IRCAD_BA,</w:t>
      </w:r>
      <w:proofErr w:type="gramStart"/>
      <w:r w:rsidRPr="00FC660E">
        <w:rPr>
          <w:sz w:val="18"/>
          <w:szCs w:val="18"/>
        </w:rPr>
        <w:t>,</w:t>
      </w:r>
      <w:proofErr w:type="spellStart"/>
      <w:r w:rsidRPr="00FC660E">
        <w:rPr>
          <w:sz w:val="18"/>
          <w:szCs w:val="18"/>
        </w:rPr>
        <w:t>IRCAD</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IRCAD_USDCC,</w:t>
      </w:r>
      <w:proofErr w:type="gramStart"/>
      <w:r w:rsidRPr="00FC660E">
        <w:rPr>
          <w:sz w:val="18"/>
          <w:szCs w:val="18"/>
        </w:rPr>
        <w:t>,</w:t>
      </w:r>
      <w:proofErr w:type="spellStart"/>
      <w:r w:rsidRPr="00FC660E">
        <w:rPr>
          <w:sz w:val="18"/>
          <w:szCs w:val="18"/>
        </w:rPr>
        <w:t>IRCAD</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IRCHF_USDCC,</w:t>
      </w:r>
      <w:proofErr w:type="gramStart"/>
      <w:r w:rsidRPr="00FC660E">
        <w:rPr>
          <w:sz w:val="18"/>
          <w:szCs w:val="18"/>
        </w:rPr>
        <w:t>,</w:t>
      </w:r>
      <w:proofErr w:type="spellStart"/>
      <w:r w:rsidRPr="00FC660E">
        <w:rPr>
          <w:sz w:val="18"/>
          <w:szCs w:val="18"/>
        </w:rPr>
        <w:t>IRCHF</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IRCZK_PRIBOR,</w:t>
      </w:r>
      <w:proofErr w:type="gramStart"/>
      <w:r w:rsidRPr="00FC660E">
        <w:rPr>
          <w:sz w:val="18"/>
          <w:szCs w:val="18"/>
        </w:rPr>
        <w:t>,</w:t>
      </w:r>
      <w:proofErr w:type="spellStart"/>
      <w:r w:rsidRPr="00FC660E">
        <w:rPr>
          <w:sz w:val="18"/>
          <w:szCs w:val="18"/>
        </w:rPr>
        <w:t>IRCZK</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IRDEM_USDCC,</w:t>
      </w:r>
      <w:proofErr w:type="gramStart"/>
      <w:r w:rsidRPr="00FC660E">
        <w:rPr>
          <w:sz w:val="18"/>
          <w:szCs w:val="18"/>
        </w:rPr>
        <w:t>,</w:t>
      </w:r>
      <w:proofErr w:type="spellStart"/>
      <w:r w:rsidRPr="00FC660E">
        <w:rPr>
          <w:sz w:val="18"/>
          <w:szCs w:val="18"/>
        </w:rPr>
        <w:t>IRDEM</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IREUR_EIB1M,</w:t>
      </w:r>
      <w:proofErr w:type="gramStart"/>
      <w:r w:rsidRPr="00FC660E">
        <w:rPr>
          <w:sz w:val="18"/>
          <w:szCs w:val="18"/>
        </w:rPr>
        <w:t>,IREUR</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IREUR_EIB1Y,</w:t>
      </w:r>
      <w:proofErr w:type="gramStart"/>
      <w:r w:rsidRPr="00FC660E">
        <w:rPr>
          <w:sz w:val="18"/>
          <w:szCs w:val="18"/>
        </w:rPr>
        <w:t>,IREUR</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IREUR_EIB3M,</w:t>
      </w:r>
      <w:proofErr w:type="gramStart"/>
      <w:r w:rsidRPr="00FC660E">
        <w:rPr>
          <w:sz w:val="18"/>
          <w:szCs w:val="18"/>
        </w:rPr>
        <w:t>,IREUR</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lastRenderedPageBreak/>
        <w:t>IR, IREUR_EIBOR,</w:t>
      </w:r>
      <w:proofErr w:type="gramStart"/>
      <w:r w:rsidRPr="00FC660E">
        <w:rPr>
          <w:sz w:val="18"/>
          <w:szCs w:val="18"/>
        </w:rPr>
        <w:t>,</w:t>
      </w:r>
      <w:proofErr w:type="spellStart"/>
      <w:r w:rsidRPr="00FC660E">
        <w:rPr>
          <w:sz w:val="18"/>
          <w:szCs w:val="18"/>
        </w:rPr>
        <w:t>IREUR</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IREUR_EONIA,</w:t>
      </w:r>
      <w:proofErr w:type="gramStart"/>
      <w:r w:rsidRPr="00FC660E">
        <w:rPr>
          <w:sz w:val="18"/>
          <w:szCs w:val="18"/>
        </w:rPr>
        <w:t>,</w:t>
      </w:r>
      <w:proofErr w:type="spellStart"/>
      <w:r w:rsidRPr="00FC660E">
        <w:rPr>
          <w:sz w:val="18"/>
          <w:szCs w:val="18"/>
        </w:rPr>
        <w:t>IREUR</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IREUR_FRCPI,</w:t>
      </w:r>
      <w:proofErr w:type="gramStart"/>
      <w:r w:rsidRPr="00FC660E">
        <w:rPr>
          <w:sz w:val="18"/>
          <w:szCs w:val="18"/>
        </w:rPr>
        <w:t>,</w:t>
      </w:r>
      <w:proofErr w:type="spellStart"/>
      <w:r w:rsidRPr="00FC660E">
        <w:rPr>
          <w:sz w:val="18"/>
          <w:szCs w:val="18"/>
        </w:rPr>
        <w:t>IREUR</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IREUR_HICP,</w:t>
      </w:r>
      <w:proofErr w:type="gramStart"/>
      <w:r w:rsidRPr="00FC660E">
        <w:rPr>
          <w:sz w:val="18"/>
          <w:szCs w:val="18"/>
        </w:rPr>
        <w:t>,</w:t>
      </w:r>
      <w:proofErr w:type="spellStart"/>
      <w:r w:rsidRPr="00FC660E">
        <w:rPr>
          <w:sz w:val="18"/>
          <w:szCs w:val="18"/>
        </w:rPr>
        <w:t>IREUR</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IREUR_USDCC,</w:t>
      </w:r>
      <w:proofErr w:type="gramStart"/>
      <w:r w:rsidRPr="00FC660E">
        <w:rPr>
          <w:sz w:val="18"/>
          <w:szCs w:val="18"/>
        </w:rPr>
        <w:t>,</w:t>
      </w:r>
      <w:proofErr w:type="spellStart"/>
      <w:r w:rsidRPr="00FC660E">
        <w:rPr>
          <w:sz w:val="18"/>
          <w:szCs w:val="18"/>
        </w:rPr>
        <w:t>IREUR</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IRGBP_LIB1M,</w:t>
      </w:r>
      <w:proofErr w:type="gramStart"/>
      <w:r w:rsidRPr="00FC660E">
        <w:rPr>
          <w:sz w:val="18"/>
          <w:szCs w:val="18"/>
        </w:rPr>
        <w:t>,IRGBP</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IRGBP_LIB3M,</w:t>
      </w:r>
      <w:proofErr w:type="gramStart"/>
      <w:r w:rsidRPr="00FC660E">
        <w:rPr>
          <w:sz w:val="18"/>
          <w:szCs w:val="18"/>
        </w:rPr>
        <w:t>,IRGBP</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IRGBP_SONIA,</w:t>
      </w:r>
      <w:proofErr w:type="gramStart"/>
      <w:r w:rsidRPr="00FC660E">
        <w:rPr>
          <w:sz w:val="18"/>
          <w:szCs w:val="18"/>
        </w:rPr>
        <w:t>,</w:t>
      </w:r>
      <w:proofErr w:type="spellStart"/>
      <w:r w:rsidRPr="00FC660E">
        <w:rPr>
          <w:sz w:val="18"/>
          <w:szCs w:val="18"/>
        </w:rPr>
        <w:t>IRGBP</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IRGBP_USDCC,</w:t>
      </w:r>
      <w:proofErr w:type="gramStart"/>
      <w:r w:rsidRPr="00FC660E">
        <w:rPr>
          <w:sz w:val="18"/>
          <w:szCs w:val="18"/>
        </w:rPr>
        <w:t>,</w:t>
      </w:r>
      <w:proofErr w:type="spellStart"/>
      <w:r w:rsidRPr="00FC660E">
        <w:rPr>
          <w:sz w:val="18"/>
          <w:szCs w:val="18"/>
        </w:rPr>
        <w:t>IRGBP</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IRHKD_USDCC,</w:t>
      </w:r>
      <w:proofErr w:type="gramStart"/>
      <w:r w:rsidRPr="00FC660E">
        <w:rPr>
          <w:sz w:val="18"/>
          <w:szCs w:val="18"/>
        </w:rPr>
        <w:t>,</w:t>
      </w:r>
      <w:proofErr w:type="spellStart"/>
      <w:r w:rsidRPr="00FC660E">
        <w:rPr>
          <w:sz w:val="18"/>
          <w:szCs w:val="18"/>
        </w:rPr>
        <w:t>IRHKD</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IRJPY_LIB1M,</w:t>
      </w:r>
      <w:proofErr w:type="gramStart"/>
      <w:r w:rsidRPr="00FC660E">
        <w:rPr>
          <w:sz w:val="18"/>
          <w:szCs w:val="18"/>
        </w:rPr>
        <w:t>,IRJPY</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IRJPY_LIB1Y,</w:t>
      </w:r>
      <w:proofErr w:type="gramStart"/>
      <w:r w:rsidRPr="00FC660E">
        <w:rPr>
          <w:sz w:val="18"/>
          <w:szCs w:val="18"/>
        </w:rPr>
        <w:t>,IRJPY</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IRJPY_LIB3M,</w:t>
      </w:r>
      <w:proofErr w:type="gramStart"/>
      <w:r w:rsidRPr="00FC660E">
        <w:rPr>
          <w:sz w:val="18"/>
          <w:szCs w:val="18"/>
        </w:rPr>
        <w:t>,IRJPY</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IRJPY_TIB1M,</w:t>
      </w:r>
      <w:proofErr w:type="gramStart"/>
      <w:r w:rsidRPr="00FC660E">
        <w:rPr>
          <w:sz w:val="18"/>
          <w:szCs w:val="18"/>
        </w:rPr>
        <w:t>,IRJPY</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IRJPY_TIB3M,</w:t>
      </w:r>
      <w:proofErr w:type="gramStart"/>
      <w:r w:rsidRPr="00FC660E">
        <w:rPr>
          <w:sz w:val="18"/>
          <w:szCs w:val="18"/>
        </w:rPr>
        <w:t>,IRJPY</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IRJPY_TIBOR,</w:t>
      </w:r>
      <w:proofErr w:type="gramStart"/>
      <w:r w:rsidRPr="00FC660E">
        <w:rPr>
          <w:sz w:val="18"/>
          <w:szCs w:val="18"/>
        </w:rPr>
        <w:t>,</w:t>
      </w:r>
      <w:proofErr w:type="spellStart"/>
      <w:r w:rsidRPr="00FC660E">
        <w:rPr>
          <w:sz w:val="18"/>
          <w:szCs w:val="18"/>
        </w:rPr>
        <w:t>IRJPY</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IRJPY_Treasury,</w:t>
      </w:r>
      <w:proofErr w:type="gramStart"/>
      <w:r w:rsidRPr="00FC660E">
        <w:rPr>
          <w:sz w:val="18"/>
          <w:szCs w:val="18"/>
        </w:rPr>
        <w:t>,</w:t>
      </w:r>
      <w:proofErr w:type="spellStart"/>
      <w:r w:rsidRPr="00FC660E">
        <w:rPr>
          <w:sz w:val="18"/>
          <w:szCs w:val="18"/>
        </w:rPr>
        <w:t>IRJPY</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IRJPY_USDCC,</w:t>
      </w:r>
      <w:proofErr w:type="gramStart"/>
      <w:r w:rsidRPr="00FC660E">
        <w:rPr>
          <w:sz w:val="18"/>
          <w:szCs w:val="18"/>
        </w:rPr>
        <w:t>,</w:t>
      </w:r>
      <w:proofErr w:type="spellStart"/>
      <w:r w:rsidRPr="00FC660E">
        <w:rPr>
          <w:sz w:val="18"/>
          <w:szCs w:val="18"/>
        </w:rPr>
        <w:t>IRJPY</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IRNLG_USDCC,</w:t>
      </w:r>
      <w:proofErr w:type="gramStart"/>
      <w:r w:rsidRPr="00FC660E">
        <w:rPr>
          <w:sz w:val="18"/>
          <w:szCs w:val="18"/>
        </w:rPr>
        <w:t>,</w:t>
      </w:r>
      <w:proofErr w:type="spellStart"/>
      <w:r w:rsidRPr="00FC660E">
        <w:rPr>
          <w:sz w:val="18"/>
          <w:szCs w:val="18"/>
        </w:rPr>
        <w:t>IRNLG</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IRPLN_WIBOR,</w:t>
      </w:r>
      <w:proofErr w:type="gramStart"/>
      <w:r w:rsidRPr="00FC660E">
        <w:rPr>
          <w:sz w:val="18"/>
          <w:szCs w:val="18"/>
        </w:rPr>
        <w:t>,</w:t>
      </w:r>
      <w:proofErr w:type="spellStart"/>
      <w:r w:rsidRPr="00FC660E">
        <w:rPr>
          <w:sz w:val="18"/>
          <w:szCs w:val="18"/>
        </w:rPr>
        <w:t>IRPLN</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IRSEK_STIBOR,</w:t>
      </w:r>
      <w:proofErr w:type="gramStart"/>
      <w:r w:rsidRPr="00FC660E">
        <w:rPr>
          <w:sz w:val="18"/>
          <w:szCs w:val="18"/>
        </w:rPr>
        <w:t>,</w:t>
      </w:r>
      <w:proofErr w:type="spellStart"/>
      <w:r w:rsidRPr="00FC660E">
        <w:rPr>
          <w:sz w:val="18"/>
          <w:szCs w:val="18"/>
        </w:rPr>
        <w:t>IRSEK</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IRUSD_AAGIC,</w:t>
      </w:r>
      <w:proofErr w:type="gramStart"/>
      <w:r w:rsidRPr="00FC660E">
        <w:rPr>
          <w:sz w:val="18"/>
          <w:szCs w:val="18"/>
        </w:rPr>
        <w:t>,</w:t>
      </w:r>
      <w:proofErr w:type="spellStart"/>
      <w:r w:rsidRPr="00FC660E">
        <w:rPr>
          <w:sz w:val="18"/>
          <w:szCs w:val="18"/>
        </w:rPr>
        <w:t>IRUSD</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IRUSD_FEDFD,</w:t>
      </w:r>
      <w:proofErr w:type="gramStart"/>
      <w:r w:rsidRPr="00FC660E">
        <w:rPr>
          <w:sz w:val="18"/>
          <w:szCs w:val="18"/>
        </w:rPr>
        <w:t>,</w:t>
      </w:r>
      <w:proofErr w:type="spellStart"/>
      <w:r w:rsidRPr="00FC660E">
        <w:rPr>
          <w:sz w:val="18"/>
          <w:szCs w:val="18"/>
        </w:rPr>
        <w:t>IRUSD</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IRUSD_LIA6M,</w:t>
      </w:r>
      <w:proofErr w:type="gramStart"/>
      <w:r w:rsidRPr="00FC660E">
        <w:rPr>
          <w:sz w:val="18"/>
          <w:szCs w:val="18"/>
        </w:rPr>
        <w:t>,IRUSD</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IRUSD_Interbank1,</w:t>
      </w:r>
      <w:proofErr w:type="gramStart"/>
      <w:r w:rsidRPr="00FC660E">
        <w:rPr>
          <w:sz w:val="18"/>
          <w:szCs w:val="18"/>
        </w:rPr>
        <w:t>,IRUSD</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IRUSD_LIB1Y,</w:t>
      </w:r>
      <w:proofErr w:type="gramStart"/>
      <w:r w:rsidRPr="00FC660E">
        <w:rPr>
          <w:sz w:val="18"/>
          <w:szCs w:val="18"/>
        </w:rPr>
        <w:t>,IRUSD</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IRUSD_LIB6M,</w:t>
      </w:r>
      <w:proofErr w:type="gramStart"/>
      <w:r w:rsidRPr="00FC660E">
        <w:rPr>
          <w:sz w:val="18"/>
          <w:szCs w:val="18"/>
        </w:rPr>
        <w:t>,IRUSD</w:t>
      </w:r>
      <w:proofErr w:type="gramEnd"/>
      <w:r w:rsidRPr="00FC660E">
        <w:rPr>
          <w:sz w:val="18"/>
          <w:szCs w:val="18"/>
        </w:rPr>
        <w:t>_Interbank, ,,,</w:t>
      </w:r>
    </w:p>
    <w:p w:rsidR="00A92F37" w:rsidRPr="00FC660E" w:rsidRDefault="00A92F37" w:rsidP="00A92F37">
      <w:pPr>
        <w:spacing w:after="0"/>
        <w:rPr>
          <w:sz w:val="18"/>
          <w:szCs w:val="18"/>
        </w:rPr>
      </w:pPr>
      <w:r w:rsidRPr="00FC660E">
        <w:rPr>
          <w:sz w:val="18"/>
          <w:szCs w:val="18"/>
        </w:rPr>
        <w:t>IR, IRUSD_MERID,</w:t>
      </w:r>
      <w:proofErr w:type="gramStart"/>
      <w:r w:rsidRPr="00FC660E">
        <w:rPr>
          <w:sz w:val="18"/>
          <w:szCs w:val="18"/>
        </w:rPr>
        <w:t>,</w:t>
      </w:r>
      <w:proofErr w:type="spellStart"/>
      <w:r w:rsidRPr="00FC660E">
        <w:rPr>
          <w:sz w:val="18"/>
          <w:szCs w:val="18"/>
        </w:rPr>
        <w:t>IRUSD</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IRUSD_MUNI,</w:t>
      </w:r>
      <w:proofErr w:type="gramStart"/>
      <w:r w:rsidRPr="00FC660E">
        <w:rPr>
          <w:sz w:val="18"/>
          <w:szCs w:val="18"/>
        </w:rPr>
        <w:t>,</w:t>
      </w:r>
      <w:proofErr w:type="spellStart"/>
      <w:r w:rsidRPr="00FC660E">
        <w:rPr>
          <w:sz w:val="18"/>
          <w:szCs w:val="18"/>
        </w:rPr>
        <w:t>IRUSD</w:t>
      </w:r>
      <w:proofErr w:type="gramEnd"/>
      <w:r w:rsidRPr="00FC660E">
        <w:rPr>
          <w:sz w:val="18"/>
          <w:szCs w:val="18"/>
        </w:rPr>
        <w:t>_Interbank</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IRUSD_TBILL,</w:t>
      </w:r>
      <w:proofErr w:type="gramStart"/>
      <w:r w:rsidRPr="00FC660E">
        <w:rPr>
          <w:sz w:val="18"/>
          <w:szCs w:val="18"/>
        </w:rPr>
        <w:t>,</w:t>
      </w:r>
      <w:proofErr w:type="spellStart"/>
      <w:r w:rsidRPr="00FC660E">
        <w:rPr>
          <w:sz w:val="18"/>
          <w:szCs w:val="18"/>
        </w:rPr>
        <w:t>IRUSD</w:t>
      </w:r>
      <w:proofErr w:type="gramEnd"/>
      <w:r w:rsidRPr="00FC660E">
        <w:rPr>
          <w:sz w:val="18"/>
          <w:szCs w:val="18"/>
        </w:rPr>
        <w:t>_Treasury</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IRUSD_INAAA,</w:t>
      </w:r>
      <w:proofErr w:type="gramStart"/>
      <w:r w:rsidRPr="00FC660E">
        <w:rPr>
          <w:sz w:val="18"/>
          <w:szCs w:val="18"/>
        </w:rPr>
        <w:t>,IRUSD</w:t>
      </w:r>
      <w:proofErr w:type="gramEnd"/>
      <w:r w:rsidRPr="00FC660E">
        <w:rPr>
          <w:sz w:val="18"/>
          <w:szCs w:val="18"/>
        </w:rPr>
        <w:t>_INAAASP, ,,,</w:t>
      </w:r>
    </w:p>
    <w:p w:rsidR="00A92F37" w:rsidRPr="00FC660E" w:rsidRDefault="00A92F37" w:rsidP="00A92F37">
      <w:pPr>
        <w:spacing w:after="0"/>
        <w:rPr>
          <w:sz w:val="18"/>
          <w:szCs w:val="18"/>
        </w:rPr>
      </w:pPr>
      <w:r w:rsidRPr="00FC660E">
        <w:rPr>
          <w:sz w:val="18"/>
          <w:szCs w:val="18"/>
        </w:rPr>
        <w:t>IR, IRUSD_</w:t>
      </w:r>
      <w:proofErr w:type="spellStart"/>
      <w:r w:rsidRPr="00FC660E">
        <w:rPr>
          <w:sz w:val="18"/>
          <w:szCs w:val="18"/>
        </w:rPr>
        <w:t>CAProvince</w:t>
      </w:r>
      <w:proofErr w:type="spellEnd"/>
      <w:r w:rsidRPr="00FC660E">
        <w:rPr>
          <w:sz w:val="18"/>
          <w:szCs w:val="18"/>
        </w:rPr>
        <w:t>,</w:t>
      </w:r>
      <w:proofErr w:type="gramStart"/>
      <w:r w:rsidRPr="00FC660E">
        <w:rPr>
          <w:sz w:val="18"/>
          <w:szCs w:val="18"/>
        </w:rPr>
        <w:t>,IRUSD</w:t>
      </w:r>
      <w:proofErr w:type="gramEnd"/>
      <w:r w:rsidRPr="00FC660E">
        <w:rPr>
          <w:sz w:val="18"/>
          <w:szCs w:val="18"/>
        </w:rPr>
        <w:t>_INAAASP, ,,,</w:t>
      </w:r>
    </w:p>
    <w:p w:rsidR="00A92F37" w:rsidRPr="00FC660E" w:rsidRDefault="00A92F37" w:rsidP="00A92F37">
      <w:pPr>
        <w:spacing w:after="0"/>
        <w:rPr>
          <w:sz w:val="18"/>
          <w:szCs w:val="18"/>
        </w:rPr>
      </w:pPr>
      <w:r w:rsidRPr="00FC660E">
        <w:rPr>
          <w:sz w:val="18"/>
          <w:szCs w:val="18"/>
        </w:rPr>
        <w:t>IR, IRUSD_Supranational,</w:t>
      </w:r>
      <w:proofErr w:type="gramStart"/>
      <w:r w:rsidRPr="00FC660E">
        <w:rPr>
          <w:sz w:val="18"/>
          <w:szCs w:val="18"/>
        </w:rPr>
        <w:t>,</w:t>
      </w:r>
      <w:proofErr w:type="spellStart"/>
      <w:r w:rsidRPr="00FC660E">
        <w:rPr>
          <w:sz w:val="18"/>
          <w:szCs w:val="18"/>
        </w:rPr>
        <w:t>IRUSD</w:t>
      </w:r>
      <w:proofErr w:type="gramEnd"/>
      <w:r w:rsidRPr="00FC660E">
        <w:rPr>
          <w:sz w:val="18"/>
          <w:szCs w:val="18"/>
        </w:rPr>
        <w:t>_Treasury</w:t>
      </w:r>
      <w:proofErr w:type="spellEnd"/>
      <w:r w:rsidRPr="00FC660E">
        <w:rPr>
          <w:sz w:val="18"/>
          <w:szCs w:val="18"/>
        </w:rPr>
        <w:t>, ,,,</w:t>
      </w:r>
    </w:p>
    <w:p w:rsidR="00A92F37" w:rsidRPr="00FC660E" w:rsidRDefault="00A92F37" w:rsidP="00A92F37">
      <w:pPr>
        <w:spacing w:after="0"/>
        <w:rPr>
          <w:sz w:val="18"/>
          <w:szCs w:val="18"/>
        </w:rPr>
      </w:pPr>
      <w:r w:rsidRPr="00FC660E">
        <w:rPr>
          <w:sz w:val="18"/>
          <w:szCs w:val="18"/>
        </w:rPr>
        <w:t>IR, IRUSD_MUAAA,</w:t>
      </w:r>
      <w:proofErr w:type="gramStart"/>
      <w:r w:rsidRPr="00FC660E">
        <w:rPr>
          <w:sz w:val="18"/>
          <w:szCs w:val="18"/>
        </w:rPr>
        <w:t>,IRUSD</w:t>
      </w:r>
      <w:proofErr w:type="gramEnd"/>
      <w:r w:rsidRPr="00FC660E">
        <w:rPr>
          <w:sz w:val="18"/>
          <w:szCs w:val="18"/>
        </w:rPr>
        <w:t>_MUAAASP, ,,,</w:t>
      </w:r>
    </w:p>
    <w:p w:rsidR="003A4BAF" w:rsidRDefault="003A4BAF">
      <w:pPr>
        <w:rPr>
          <w:sz w:val="20"/>
          <w:szCs w:val="20"/>
        </w:rPr>
      </w:pPr>
      <w:r>
        <w:rPr>
          <w:sz w:val="20"/>
          <w:szCs w:val="20"/>
        </w:rPr>
        <w:br w:type="page"/>
      </w:r>
    </w:p>
    <w:p w:rsidR="003A4BAF" w:rsidRDefault="003A4BAF" w:rsidP="003A4BAF">
      <w:pPr>
        <w:pStyle w:val="Heading1"/>
        <w:spacing w:before="0"/>
        <w:rPr>
          <w:rFonts w:ascii="Times New Roman" w:hAnsi="Times New Roman" w:cs="Times New Roman"/>
        </w:rPr>
      </w:pPr>
      <w:bookmarkStart w:id="79" w:name="_Toc394567766"/>
      <w:r w:rsidRPr="003A4BAF">
        <w:lastRenderedPageBreak/>
        <w:t>Appendix F:</w:t>
      </w:r>
      <w:r>
        <w:rPr>
          <w:sz w:val="20"/>
          <w:szCs w:val="20"/>
        </w:rPr>
        <w:t xml:space="preserve"> </w:t>
      </w:r>
      <w:r>
        <w:rPr>
          <w:rFonts w:ascii="Times New Roman" w:hAnsi="Times New Roman" w:cs="Times New Roman"/>
        </w:rPr>
        <w:t xml:space="preserve">The list of factors </w:t>
      </w:r>
      <w:r w:rsidR="00F159A5">
        <w:rPr>
          <w:rFonts w:ascii="Times New Roman" w:hAnsi="Times New Roman" w:cs="Times New Roman"/>
        </w:rPr>
        <w:t xml:space="preserve">and their tenors </w:t>
      </w:r>
      <w:r>
        <w:rPr>
          <w:rFonts w:ascii="Times New Roman" w:hAnsi="Times New Roman" w:cs="Times New Roman"/>
        </w:rPr>
        <w:t>for which empirical distribution is used</w:t>
      </w:r>
      <w:bookmarkEnd w:id="79"/>
    </w:p>
    <w:p w:rsidR="00CF2DCA" w:rsidRPr="00CF2DCA" w:rsidRDefault="00CF2DCA" w:rsidP="00FC660E">
      <w:pPr>
        <w:spacing w:after="0"/>
        <w:rPr>
          <w:b/>
          <w:sz w:val="18"/>
          <w:szCs w:val="18"/>
        </w:rPr>
      </w:pPr>
      <w:r w:rsidRPr="00CF2DCA">
        <w:rPr>
          <w:b/>
          <w:sz w:val="18"/>
          <w:szCs w:val="18"/>
        </w:rPr>
        <w:t>RF Name, Term</w:t>
      </w:r>
      <w:r w:rsidR="00170E48">
        <w:rPr>
          <w:b/>
          <w:sz w:val="18"/>
          <w:szCs w:val="18"/>
        </w:rPr>
        <w:tab/>
      </w:r>
      <w:r w:rsidR="00170E48">
        <w:rPr>
          <w:b/>
          <w:sz w:val="18"/>
          <w:szCs w:val="18"/>
        </w:rPr>
        <w:tab/>
      </w:r>
      <w:r w:rsidR="00170E48">
        <w:rPr>
          <w:b/>
          <w:sz w:val="18"/>
          <w:szCs w:val="18"/>
        </w:rPr>
        <w:tab/>
      </w:r>
    </w:p>
    <w:p w:rsidR="00FC660E" w:rsidRPr="00FC660E" w:rsidRDefault="00FC660E" w:rsidP="00FC660E">
      <w:pPr>
        <w:spacing w:after="0"/>
        <w:rPr>
          <w:sz w:val="18"/>
          <w:szCs w:val="18"/>
        </w:rPr>
      </w:pPr>
      <w:r w:rsidRPr="00FC660E">
        <w:rPr>
          <w:sz w:val="18"/>
          <w:szCs w:val="18"/>
        </w:rPr>
        <w:t>USDInterbank</w:t>
      </w:r>
      <w:proofErr w:type="gramStart"/>
      <w:r w:rsidRPr="00FC660E">
        <w:rPr>
          <w:sz w:val="18"/>
          <w:szCs w:val="18"/>
        </w:rPr>
        <w:t>,730</w:t>
      </w:r>
      <w:proofErr w:type="gramEnd"/>
    </w:p>
    <w:p w:rsidR="00FC660E" w:rsidRPr="00FC660E" w:rsidRDefault="00FC660E" w:rsidP="00FC660E">
      <w:pPr>
        <w:spacing w:after="0"/>
        <w:rPr>
          <w:sz w:val="18"/>
          <w:szCs w:val="18"/>
        </w:rPr>
      </w:pPr>
      <w:r w:rsidRPr="00FC660E">
        <w:rPr>
          <w:sz w:val="18"/>
          <w:szCs w:val="18"/>
        </w:rPr>
        <w:t>USDInterbank</w:t>
      </w:r>
      <w:proofErr w:type="gramStart"/>
      <w:r w:rsidRPr="00FC660E">
        <w:rPr>
          <w:sz w:val="18"/>
          <w:szCs w:val="18"/>
        </w:rPr>
        <w:t>,1095</w:t>
      </w:r>
      <w:proofErr w:type="gramEnd"/>
    </w:p>
    <w:p w:rsidR="00FC660E" w:rsidRPr="00FC660E" w:rsidRDefault="00FC660E" w:rsidP="00FC660E">
      <w:pPr>
        <w:spacing w:after="0"/>
        <w:rPr>
          <w:sz w:val="18"/>
          <w:szCs w:val="18"/>
        </w:rPr>
      </w:pPr>
      <w:r w:rsidRPr="00FC660E">
        <w:rPr>
          <w:sz w:val="18"/>
          <w:szCs w:val="18"/>
        </w:rPr>
        <w:t>USDInterbank</w:t>
      </w:r>
      <w:proofErr w:type="gramStart"/>
      <w:r w:rsidRPr="00FC660E">
        <w:rPr>
          <w:sz w:val="18"/>
          <w:szCs w:val="18"/>
        </w:rPr>
        <w:t>,1460</w:t>
      </w:r>
      <w:proofErr w:type="gramEnd"/>
    </w:p>
    <w:p w:rsidR="00FC660E" w:rsidRPr="00FC660E" w:rsidRDefault="00FC660E" w:rsidP="00FC660E">
      <w:pPr>
        <w:spacing w:after="0"/>
        <w:rPr>
          <w:sz w:val="18"/>
          <w:szCs w:val="18"/>
        </w:rPr>
      </w:pPr>
      <w:r w:rsidRPr="00FC660E">
        <w:rPr>
          <w:sz w:val="18"/>
          <w:szCs w:val="18"/>
        </w:rPr>
        <w:t>USDInterbank</w:t>
      </w:r>
      <w:proofErr w:type="gramStart"/>
      <w:r w:rsidRPr="00FC660E">
        <w:rPr>
          <w:sz w:val="18"/>
          <w:szCs w:val="18"/>
        </w:rPr>
        <w:t>,1825</w:t>
      </w:r>
      <w:proofErr w:type="gramEnd"/>
    </w:p>
    <w:p w:rsidR="00FC660E" w:rsidRPr="00FC660E" w:rsidRDefault="00FC660E" w:rsidP="00FC660E">
      <w:pPr>
        <w:spacing w:after="0"/>
        <w:rPr>
          <w:sz w:val="18"/>
          <w:szCs w:val="18"/>
        </w:rPr>
      </w:pPr>
      <w:r w:rsidRPr="00FC660E">
        <w:rPr>
          <w:sz w:val="18"/>
          <w:szCs w:val="18"/>
        </w:rPr>
        <w:t>USDInterbank</w:t>
      </w:r>
      <w:proofErr w:type="gramStart"/>
      <w:r w:rsidRPr="00FC660E">
        <w:rPr>
          <w:sz w:val="18"/>
          <w:szCs w:val="18"/>
        </w:rPr>
        <w:t>,2555</w:t>
      </w:r>
      <w:proofErr w:type="gramEnd"/>
    </w:p>
    <w:p w:rsidR="00FC660E" w:rsidRPr="00FC660E" w:rsidRDefault="00FC660E" w:rsidP="00FC660E">
      <w:pPr>
        <w:spacing w:after="0"/>
        <w:rPr>
          <w:sz w:val="18"/>
          <w:szCs w:val="18"/>
        </w:rPr>
      </w:pPr>
      <w:r w:rsidRPr="00FC660E">
        <w:rPr>
          <w:sz w:val="18"/>
          <w:szCs w:val="18"/>
        </w:rPr>
        <w:t>USDInterbank</w:t>
      </w:r>
      <w:proofErr w:type="gramStart"/>
      <w:r w:rsidRPr="00FC660E">
        <w:rPr>
          <w:sz w:val="18"/>
          <w:szCs w:val="18"/>
        </w:rPr>
        <w:t>,3650</w:t>
      </w:r>
      <w:proofErr w:type="gramEnd"/>
    </w:p>
    <w:p w:rsidR="00FC660E" w:rsidRPr="00FC660E" w:rsidRDefault="00FC660E" w:rsidP="00FC660E">
      <w:pPr>
        <w:spacing w:after="0"/>
        <w:rPr>
          <w:sz w:val="18"/>
          <w:szCs w:val="18"/>
        </w:rPr>
      </w:pPr>
      <w:r w:rsidRPr="00FC660E">
        <w:rPr>
          <w:sz w:val="18"/>
          <w:szCs w:val="18"/>
        </w:rPr>
        <w:t>USDInterbank</w:t>
      </w:r>
      <w:proofErr w:type="gramStart"/>
      <w:r w:rsidRPr="00FC660E">
        <w:rPr>
          <w:sz w:val="18"/>
          <w:szCs w:val="18"/>
        </w:rPr>
        <w:t>,4380</w:t>
      </w:r>
      <w:proofErr w:type="gramEnd"/>
    </w:p>
    <w:p w:rsidR="00FC660E" w:rsidRPr="00FC660E" w:rsidRDefault="00FC660E" w:rsidP="00FC660E">
      <w:pPr>
        <w:spacing w:after="0"/>
        <w:rPr>
          <w:sz w:val="18"/>
          <w:szCs w:val="18"/>
        </w:rPr>
      </w:pPr>
      <w:r w:rsidRPr="00FC660E">
        <w:rPr>
          <w:sz w:val="18"/>
          <w:szCs w:val="18"/>
        </w:rPr>
        <w:t>USDInterbank</w:t>
      </w:r>
      <w:proofErr w:type="gramStart"/>
      <w:r w:rsidRPr="00FC660E">
        <w:rPr>
          <w:sz w:val="18"/>
          <w:szCs w:val="18"/>
        </w:rPr>
        <w:t>,5475</w:t>
      </w:r>
      <w:proofErr w:type="gramEnd"/>
    </w:p>
    <w:p w:rsidR="00FC660E" w:rsidRPr="00FC660E" w:rsidRDefault="00FC660E" w:rsidP="00FC660E">
      <w:pPr>
        <w:spacing w:after="0"/>
        <w:rPr>
          <w:sz w:val="18"/>
          <w:szCs w:val="18"/>
        </w:rPr>
      </w:pPr>
      <w:r w:rsidRPr="00FC660E">
        <w:rPr>
          <w:sz w:val="18"/>
          <w:szCs w:val="18"/>
        </w:rPr>
        <w:t>USDInterbank</w:t>
      </w:r>
      <w:proofErr w:type="gramStart"/>
      <w:r w:rsidRPr="00FC660E">
        <w:rPr>
          <w:sz w:val="18"/>
          <w:szCs w:val="18"/>
        </w:rPr>
        <w:t>,10950</w:t>
      </w:r>
      <w:proofErr w:type="gramEnd"/>
    </w:p>
    <w:p w:rsidR="00FC660E" w:rsidRPr="00FC660E" w:rsidRDefault="00FC660E" w:rsidP="00FC660E">
      <w:pPr>
        <w:spacing w:after="0"/>
        <w:rPr>
          <w:sz w:val="18"/>
          <w:szCs w:val="18"/>
        </w:rPr>
      </w:pPr>
      <w:r w:rsidRPr="00FC660E">
        <w:rPr>
          <w:sz w:val="18"/>
          <w:szCs w:val="18"/>
        </w:rPr>
        <w:t>USDTreasury</w:t>
      </w:r>
      <w:proofErr w:type="gramStart"/>
      <w:r w:rsidRPr="00FC660E">
        <w:rPr>
          <w:sz w:val="18"/>
          <w:szCs w:val="18"/>
        </w:rPr>
        <w:t>,730</w:t>
      </w:r>
      <w:proofErr w:type="gramEnd"/>
    </w:p>
    <w:p w:rsidR="00FC660E" w:rsidRPr="00FC660E" w:rsidRDefault="00FC660E" w:rsidP="00FC660E">
      <w:pPr>
        <w:spacing w:after="0"/>
        <w:rPr>
          <w:sz w:val="18"/>
          <w:szCs w:val="18"/>
        </w:rPr>
      </w:pPr>
      <w:r w:rsidRPr="00FC660E">
        <w:rPr>
          <w:sz w:val="18"/>
          <w:szCs w:val="18"/>
        </w:rPr>
        <w:t>USDTreasury</w:t>
      </w:r>
      <w:proofErr w:type="gramStart"/>
      <w:r w:rsidRPr="00FC660E">
        <w:rPr>
          <w:sz w:val="18"/>
          <w:szCs w:val="18"/>
        </w:rPr>
        <w:t>,1095</w:t>
      </w:r>
      <w:proofErr w:type="gramEnd"/>
    </w:p>
    <w:p w:rsidR="00FC660E" w:rsidRPr="00FC660E" w:rsidRDefault="00FC660E" w:rsidP="00FC660E">
      <w:pPr>
        <w:spacing w:after="0"/>
        <w:rPr>
          <w:sz w:val="18"/>
          <w:szCs w:val="18"/>
        </w:rPr>
      </w:pPr>
      <w:r w:rsidRPr="00FC660E">
        <w:rPr>
          <w:sz w:val="18"/>
          <w:szCs w:val="18"/>
        </w:rPr>
        <w:t>USDTreasury</w:t>
      </w:r>
      <w:proofErr w:type="gramStart"/>
      <w:r w:rsidRPr="00FC660E">
        <w:rPr>
          <w:sz w:val="18"/>
          <w:szCs w:val="18"/>
        </w:rPr>
        <w:t>,1825</w:t>
      </w:r>
      <w:proofErr w:type="gramEnd"/>
    </w:p>
    <w:p w:rsidR="00FC660E" w:rsidRPr="00FC660E" w:rsidRDefault="00FC660E" w:rsidP="00FC660E">
      <w:pPr>
        <w:spacing w:after="0"/>
        <w:rPr>
          <w:sz w:val="18"/>
          <w:szCs w:val="18"/>
        </w:rPr>
      </w:pPr>
      <w:r w:rsidRPr="00FC660E">
        <w:rPr>
          <w:sz w:val="18"/>
          <w:szCs w:val="18"/>
        </w:rPr>
        <w:t>USDTreasury</w:t>
      </w:r>
      <w:proofErr w:type="gramStart"/>
      <w:r w:rsidRPr="00FC660E">
        <w:rPr>
          <w:sz w:val="18"/>
          <w:szCs w:val="18"/>
        </w:rPr>
        <w:t>,2555</w:t>
      </w:r>
      <w:proofErr w:type="gramEnd"/>
    </w:p>
    <w:p w:rsidR="00FC660E" w:rsidRPr="00FC660E" w:rsidRDefault="00FC660E" w:rsidP="00FC660E">
      <w:pPr>
        <w:spacing w:after="0"/>
        <w:rPr>
          <w:sz w:val="18"/>
          <w:szCs w:val="18"/>
        </w:rPr>
      </w:pPr>
      <w:r w:rsidRPr="00FC660E">
        <w:rPr>
          <w:sz w:val="18"/>
          <w:szCs w:val="18"/>
        </w:rPr>
        <w:t>USDTreasury</w:t>
      </w:r>
      <w:proofErr w:type="gramStart"/>
      <w:r w:rsidRPr="00FC660E">
        <w:rPr>
          <w:sz w:val="18"/>
          <w:szCs w:val="18"/>
        </w:rPr>
        <w:t>,3650</w:t>
      </w:r>
      <w:proofErr w:type="gramEnd"/>
    </w:p>
    <w:p w:rsidR="00FC660E" w:rsidRPr="00FC660E" w:rsidRDefault="00FC660E" w:rsidP="00FC660E">
      <w:pPr>
        <w:spacing w:after="0"/>
        <w:rPr>
          <w:sz w:val="18"/>
          <w:szCs w:val="18"/>
        </w:rPr>
      </w:pPr>
      <w:r w:rsidRPr="00FC660E">
        <w:rPr>
          <w:sz w:val="18"/>
          <w:szCs w:val="18"/>
        </w:rPr>
        <w:t>USDTreasury</w:t>
      </w:r>
      <w:proofErr w:type="gramStart"/>
      <w:r w:rsidRPr="00FC660E">
        <w:rPr>
          <w:sz w:val="18"/>
          <w:szCs w:val="18"/>
        </w:rPr>
        <w:t>,10950</w:t>
      </w:r>
      <w:proofErr w:type="gramEnd"/>
    </w:p>
    <w:p w:rsidR="00FC660E" w:rsidRPr="00FC660E" w:rsidRDefault="00FC660E" w:rsidP="00FC660E">
      <w:pPr>
        <w:spacing w:after="0"/>
        <w:rPr>
          <w:sz w:val="18"/>
          <w:szCs w:val="18"/>
        </w:rPr>
      </w:pPr>
      <w:r w:rsidRPr="00FC660E">
        <w:rPr>
          <w:sz w:val="18"/>
          <w:szCs w:val="18"/>
        </w:rPr>
        <w:t>EURInterbank</w:t>
      </w:r>
      <w:proofErr w:type="gramStart"/>
      <w:r w:rsidRPr="00FC660E">
        <w:rPr>
          <w:sz w:val="18"/>
          <w:szCs w:val="18"/>
        </w:rPr>
        <w:t>,730</w:t>
      </w:r>
      <w:proofErr w:type="gramEnd"/>
    </w:p>
    <w:p w:rsidR="00FC660E" w:rsidRPr="00FC660E" w:rsidRDefault="00FC660E" w:rsidP="00FC660E">
      <w:pPr>
        <w:spacing w:after="0"/>
        <w:rPr>
          <w:sz w:val="18"/>
          <w:szCs w:val="18"/>
        </w:rPr>
      </w:pPr>
      <w:r w:rsidRPr="00FC660E">
        <w:rPr>
          <w:sz w:val="18"/>
          <w:szCs w:val="18"/>
        </w:rPr>
        <w:t>EURInterbank</w:t>
      </w:r>
      <w:proofErr w:type="gramStart"/>
      <w:r w:rsidRPr="00FC660E">
        <w:rPr>
          <w:sz w:val="18"/>
          <w:szCs w:val="18"/>
        </w:rPr>
        <w:t>,1095</w:t>
      </w:r>
      <w:proofErr w:type="gramEnd"/>
    </w:p>
    <w:p w:rsidR="00FC660E" w:rsidRPr="00FC660E" w:rsidRDefault="00FC660E" w:rsidP="00FC660E">
      <w:pPr>
        <w:spacing w:after="0"/>
        <w:rPr>
          <w:sz w:val="18"/>
          <w:szCs w:val="18"/>
        </w:rPr>
      </w:pPr>
      <w:r w:rsidRPr="00FC660E">
        <w:rPr>
          <w:sz w:val="18"/>
          <w:szCs w:val="18"/>
        </w:rPr>
        <w:t>EURInterbank</w:t>
      </w:r>
      <w:proofErr w:type="gramStart"/>
      <w:r w:rsidRPr="00FC660E">
        <w:rPr>
          <w:sz w:val="18"/>
          <w:szCs w:val="18"/>
        </w:rPr>
        <w:t>,1460</w:t>
      </w:r>
      <w:proofErr w:type="gramEnd"/>
    </w:p>
    <w:p w:rsidR="00FC660E" w:rsidRPr="00FC660E" w:rsidRDefault="00FC660E" w:rsidP="00FC660E">
      <w:pPr>
        <w:spacing w:after="0"/>
        <w:rPr>
          <w:sz w:val="18"/>
          <w:szCs w:val="18"/>
        </w:rPr>
      </w:pPr>
      <w:r w:rsidRPr="00FC660E">
        <w:rPr>
          <w:sz w:val="18"/>
          <w:szCs w:val="18"/>
        </w:rPr>
        <w:t>EURInterbank</w:t>
      </w:r>
      <w:proofErr w:type="gramStart"/>
      <w:r w:rsidRPr="00FC660E">
        <w:rPr>
          <w:sz w:val="18"/>
          <w:szCs w:val="18"/>
        </w:rPr>
        <w:t>,1825</w:t>
      </w:r>
      <w:proofErr w:type="gramEnd"/>
    </w:p>
    <w:p w:rsidR="00FC660E" w:rsidRPr="00FC660E" w:rsidRDefault="00FC660E" w:rsidP="00FC660E">
      <w:pPr>
        <w:spacing w:after="0"/>
        <w:rPr>
          <w:sz w:val="18"/>
          <w:szCs w:val="18"/>
        </w:rPr>
      </w:pPr>
      <w:r w:rsidRPr="00FC660E">
        <w:rPr>
          <w:sz w:val="18"/>
          <w:szCs w:val="18"/>
        </w:rPr>
        <w:t>EURInterbank</w:t>
      </w:r>
      <w:proofErr w:type="gramStart"/>
      <w:r w:rsidRPr="00FC660E">
        <w:rPr>
          <w:sz w:val="18"/>
          <w:szCs w:val="18"/>
        </w:rPr>
        <w:t>,2555</w:t>
      </w:r>
      <w:proofErr w:type="gramEnd"/>
    </w:p>
    <w:p w:rsidR="00FC660E" w:rsidRPr="00FC660E" w:rsidRDefault="00FC660E" w:rsidP="00FC660E">
      <w:pPr>
        <w:spacing w:after="0"/>
        <w:rPr>
          <w:sz w:val="18"/>
          <w:szCs w:val="18"/>
        </w:rPr>
      </w:pPr>
      <w:r w:rsidRPr="00FC660E">
        <w:rPr>
          <w:sz w:val="18"/>
          <w:szCs w:val="18"/>
        </w:rPr>
        <w:t>EURInterbank</w:t>
      </w:r>
      <w:proofErr w:type="gramStart"/>
      <w:r w:rsidRPr="00FC660E">
        <w:rPr>
          <w:sz w:val="18"/>
          <w:szCs w:val="18"/>
        </w:rPr>
        <w:t>,3650</w:t>
      </w:r>
      <w:proofErr w:type="gramEnd"/>
    </w:p>
    <w:p w:rsidR="00FC660E" w:rsidRPr="00FC660E" w:rsidRDefault="00FC660E" w:rsidP="00FC660E">
      <w:pPr>
        <w:spacing w:after="0"/>
        <w:rPr>
          <w:sz w:val="18"/>
          <w:szCs w:val="18"/>
        </w:rPr>
      </w:pPr>
      <w:r w:rsidRPr="00FC660E">
        <w:rPr>
          <w:sz w:val="18"/>
          <w:szCs w:val="18"/>
        </w:rPr>
        <w:t>GBPInterbank</w:t>
      </w:r>
      <w:proofErr w:type="gramStart"/>
      <w:r w:rsidRPr="00FC660E">
        <w:rPr>
          <w:sz w:val="18"/>
          <w:szCs w:val="18"/>
        </w:rPr>
        <w:t>,730</w:t>
      </w:r>
      <w:proofErr w:type="gramEnd"/>
    </w:p>
    <w:p w:rsidR="00FC660E" w:rsidRPr="00FC660E" w:rsidRDefault="00FC660E" w:rsidP="00FC660E">
      <w:pPr>
        <w:spacing w:after="0"/>
        <w:rPr>
          <w:sz w:val="18"/>
          <w:szCs w:val="18"/>
        </w:rPr>
      </w:pPr>
      <w:r w:rsidRPr="00FC660E">
        <w:rPr>
          <w:sz w:val="18"/>
          <w:szCs w:val="18"/>
        </w:rPr>
        <w:t>GBPInterbank</w:t>
      </w:r>
      <w:proofErr w:type="gramStart"/>
      <w:r w:rsidRPr="00FC660E">
        <w:rPr>
          <w:sz w:val="18"/>
          <w:szCs w:val="18"/>
        </w:rPr>
        <w:t>,1095</w:t>
      </w:r>
      <w:proofErr w:type="gramEnd"/>
    </w:p>
    <w:p w:rsidR="00FC660E" w:rsidRPr="00FC660E" w:rsidRDefault="00FC660E" w:rsidP="00FC660E">
      <w:pPr>
        <w:spacing w:after="0"/>
        <w:rPr>
          <w:sz w:val="18"/>
          <w:szCs w:val="18"/>
        </w:rPr>
      </w:pPr>
      <w:r w:rsidRPr="00FC660E">
        <w:rPr>
          <w:sz w:val="18"/>
          <w:szCs w:val="18"/>
        </w:rPr>
        <w:t>GBPInterbank</w:t>
      </w:r>
      <w:proofErr w:type="gramStart"/>
      <w:r w:rsidRPr="00FC660E">
        <w:rPr>
          <w:sz w:val="18"/>
          <w:szCs w:val="18"/>
        </w:rPr>
        <w:t>,1460</w:t>
      </w:r>
      <w:proofErr w:type="gramEnd"/>
    </w:p>
    <w:p w:rsidR="00FC660E" w:rsidRPr="00FC660E" w:rsidRDefault="00FC660E" w:rsidP="00FC660E">
      <w:pPr>
        <w:spacing w:after="0"/>
        <w:rPr>
          <w:sz w:val="18"/>
          <w:szCs w:val="18"/>
        </w:rPr>
      </w:pPr>
      <w:r w:rsidRPr="00FC660E">
        <w:rPr>
          <w:sz w:val="18"/>
          <w:szCs w:val="18"/>
        </w:rPr>
        <w:t>GBPInterbank</w:t>
      </w:r>
      <w:proofErr w:type="gramStart"/>
      <w:r w:rsidRPr="00FC660E">
        <w:rPr>
          <w:sz w:val="18"/>
          <w:szCs w:val="18"/>
        </w:rPr>
        <w:t>,1825</w:t>
      </w:r>
      <w:proofErr w:type="gramEnd"/>
    </w:p>
    <w:p w:rsidR="00FC660E" w:rsidRPr="00FC660E" w:rsidRDefault="00FC660E" w:rsidP="00FC660E">
      <w:pPr>
        <w:spacing w:after="0"/>
        <w:rPr>
          <w:sz w:val="18"/>
          <w:szCs w:val="18"/>
        </w:rPr>
      </w:pPr>
      <w:r w:rsidRPr="00FC660E">
        <w:rPr>
          <w:sz w:val="18"/>
          <w:szCs w:val="18"/>
        </w:rPr>
        <w:t>GBPInterbank</w:t>
      </w:r>
      <w:proofErr w:type="gramStart"/>
      <w:r w:rsidRPr="00FC660E">
        <w:rPr>
          <w:sz w:val="18"/>
          <w:szCs w:val="18"/>
        </w:rPr>
        <w:t>,2555</w:t>
      </w:r>
      <w:proofErr w:type="gramEnd"/>
    </w:p>
    <w:p w:rsidR="00FC660E" w:rsidRPr="00FC660E" w:rsidRDefault="00FC660E" w:rsidP="00FC660E">
      <w:pPr>
        <w:spacing w:after="0"/>
        <w:rPr>
          <w:sz w:val="18"/>
          <w:szCs w:val="18"/>
        </w:rPr>
      </w:pPr>
      <w:r w:rsidRPr="00FC660E">
        <w:rPr>
          <w:sz w:val="18"/>
          <w:szCs w:val="18"/>
        </w:rPr>
        <w:t>GBPInterbank</w:t>
      </w:r>
      <w:proofErr w:type="gramStart"/>
      <w:r w:rsidRPr="00FC660E">
        <w:rPr>
          <w:sz w:val="18"/>
          <w:szCs w:val="18"/>
        </w:rPr>
        <w:t>,3650</w:t>
      </w:r>
      <w:proofErr w:type="gramEnd"/>
    </w:p>
    <w:p w:rsidR="00FC660E" w:rsidRPr="00FC660E" w:rsidRDefault="00FC660E" w:rsidP="00FC660E">
      <w:pPr>
        <w:spacing w:after="0"/>
        <w:rPr>
          <w:sz w:val="18"/>
          <w:szCs w:val="18"/>
        </w:rPr>
      </w:pPr>
      <w:r w:rsidRPr="00FC660E">
        <w:rPr>
          <w:sz w:val="18"/>
          <w:szCs w:val="18"/>
        </w:rPr>
        <w:t>EURSpot</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JPYSpot</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GBPSpot</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CHFSpot</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CADSpot</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AUDSpot</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J00IRVol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J01IRVol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J02IRVol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J03IRVol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J04IRVol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J05IRVol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J06IRVol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J07IRVol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J08IRVol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J09IRVol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J10IRVol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J11IRVol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J12IRVol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J13IRVol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lastRenderedPageBreak/>
        <w:t>J14IRVol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J15IRVol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J16IRVol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J17IRVol</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USDINAAASP</w:t>
      </w:r>
      <w:proofErr w:type="gramStart"/>
      <w:r w:rsidRPr="00FC660E">
        <w:rPr>
          <w:sz w:val="18"/>
          <w:szCs w:val="18"/>
        </w:rPr>
        <w:t>,730</w:t>
      </w:r>
      <w:proofErr w:type="gramEnd"/>
    </w:p>
    <w:p w:rsidR="00FC660E" w:rsidRPr="00FC660E" w:rsidRDefault="00FC660E" w:rsidP="00FC660E">
      <w:pPr>
        <w:spacing w:after="0"/>
        <w:rPr>
          <w:sz w:val="18"/>
          <w:szCs w:val="18"/>
        </w:rPr>
      </w:pPr>
      <w:r w:rsidRPr="00FC660E">
        <w:rPr>
          <w:sz w:val="18"/>
          <w:szCs w:val="18"/>
        </w:rPr>
        <w:t>USDINAAASP</w:t>
      </w:r>
      <w:proofErr w:type="gramStart"/>
      <w:r w:rsidRPr="00FC660E">
        <w:rPr>
          <w:sz w:val="18"/>
          <w:szCs w:val="18"/>
        </w:rPr>
        <w:t>,1095</w:t>
      </w:r>
      <w:proofErr w:type="gramEnd"/>
    </w:p>
    <w:p w:rsidR="00FC660E" w:rsidRPr="00FC660E" w:rsidRDefault="00FC660E" w:rsidP="00FC660E">
      <w:pPr>
        <w:spacing w:after="0"/>
        <w:rPr>
          <w:sz w:val="18"/>
          <w:szCs w:val="18"/>
        </w:rPr>
      </w:pPr>
      <w:r w:rsidRPr="00FC660E">
        <w:rPr>
          <w:sz w:val="18"/>
          <w:szCs w:val="18"/>
        </w:rPr>
        <w:t>USDINAAASP</w:t>
      </w:r>
      <w:proofErr w:type="gramStart"/>
      <w:r w:rsidRPr="00FC660E">
        <w:rPr>
          <w:sz w:val="18"/>
          <w:szCs w:val="18"/>
        </w:rPr>
        <w:t>,1825</w:t>
      </w:r>
      <w:proofErr w:type="gramEnd"/>
    </w:p>
    <w:p w:rsidR="00FC660E" w:rsidRPr="00FC660E" w:rsidRDefault="00FC660E" w:rsidP="00FC660E">
      <w:pPr>
        <w:spacing w:after="0"/>
        <w:rPr>
          <w:sz w:val="18"/>
          <w:szCs w:val="18"/>
        </w:rPr>
      </w:pPr>
      <w:r w:rsidRPr="00FC660E">
        <w:rPr>
          <w:sz w:val="18"/>
          <w:szCs w:val="18"/>
        </w:rPr>
        <w:t>USDINAAASP</w:t>
      </w:r>
      <w:proofErr w:type="gramStart"/>
      <w:r w:rsidRPr="00FC660E">
        <w:rPr>
          <w:sz w:val="18"/>
          <w:szCs w:val="18"/>
        </w:rPr>
        <w:t>,2555</w:t>
      </w:r>
      <w:proofErr w:type="gramEnd"/>
    </w:p>
    <w:p w:rsidR="00FC660E" w:rsidRPr="00FC660E" w:rsidRDefault="00FC660E" w:rsidP="00FC660E">
      <w:pPr>
        <w:spacing w:after="0"/>
        <w:rPr>
          <w:sz w:val="18"/>
          <w:szCs w:val="18"/>
        </w:rPr>
      </w:pPr>
      <w:r w:rsidRPr="00FC660E">
        <w:rPr>
          <w:sz w:val="18"/>
          <w:szCs w:val="18"/>
        </w:rPr>
        <w:t>USDINAAASP</w:t>
      </w:r>
      <w:proofErr w:type="gramStart"/>
      <w:r w:rsidRPr="00FC660E">
        <w:rPr>
          <w:sz w:val="18"/>
          <w:szCs w:val="18"/>
        </w:rPr>
        <w:t>,3650</w:t>
      </w:r>
      <w:proofErr w:type="gramEnd"/>
    </w:p>
    <w:p w:rsidR="00FC660E" w:rsidRPr="00FC660E" w:rsidRDefault="00FC660E" w:rsidP="00FC660E">
      <w:pPr>
        <w:spacing w:after="0"/>
        <w:rPr>
          <w:sz w:val="18"/>
          <w:szCs w:val="18"/>
        </w:rPr>
      </w:pPr>
      <w:r w:rsidRPr="00FC660E">
        <w:rPr>
          <w:sz w:val="18"/>
          <w:szCs w:val="18"/>
        </w:rPr>
        <w:t>USDINAAASP</w:t>
      </w:r>
      <w:proofErr w:type="gramStart"/>
      <w:r w:rsidRPr="00FC660E">
        <w:rPr>
          <w:sz w:val="18"/>
          <w:szCs w:val="18"/>
        </w:rPr>
        <w:t>,10950</w:t>
      </w:r>
      <w:proofErr w:type="gramEnd"/>
    </w:p>
    <w:p w:rsidR="00FC660E" w:rsidRPr="00FC660E" w:rsidRDefault="00FC660E" w:rsidP="00FC660E">
      <w:pPr>
        <w:spacing w:after="0"/>
        <w:rPr>
          <w:sz w:val="18"/>
          <w:szCs w:val="18"/>
        </w:rPr>
      </w:pPr>
      <w:r w:rsidRPr="00FC660E">
        <w:rPr>
          <w:sz w:val="18"/>
          <w:szCs w:val="18"/>
        </w:rPr>
        <w:t>USDMBS_CC_OAS</w:t>
      </w:r>
      <w:proofErr w:type="gramStart"/>
      <w:r w:rsidRPr="00FC660E">
        <w:rPr>
          <w:sz w:val="18"/>
          <w:szCs w:val="18"/>
        </w:rPr>
        <w:t>,0</w:t>
      </w:r>
      <w:proofErr w:type="gramEnd"/>
    </w:p>
    <w:p w:rsidR="00FC660E" w:rsidRPr="00FC660E" w:rsidRDefault="00FC660E" w:rsidP="00FC660E">
      <w:pPr>
        <w:spacing w:after="0"/>
        <w:rPr>
          <w:sz w:val="18"/>
          <w:szCs w:val="18"/>
        </w:rPr>
      </w:pPr>
      <w:r w:rsidRPr="00FC660E">
        <w:rPr>
          <w:sz w:val="18"/>
          <w:szCs w:val="18"/>
        </w:rPr>
        <w:t>SP500_C00000117_EQTV</w:t>
      </w:r>
      <w:proofErr w:type="gramStart"/>
      <w:r w:rsidRPr="00FC660E">
        <w:rPr>
          <w:sz w:val="18"/>
          <w:szCs w:val="18"/>
        </w:rPr>
        <w:t>,93</w:t>
      </w:r>
      <w:proofErr w:type="gramEnd"/>
    </w:p>
    <w:p w:rsidR="00FC660E" w:rsidRPr="00FC660E" w:rsidRDefault="00FC660E" w:rsidP="00FC660E">
      <w:pPr>
        <w:spacing w:after="0"/>
        <w:rPr>
          <w:sz w:val="18"/>
          <w:szCs w:val="18"/>
        </w:rPr>
      </w:pPr>
      <w:r w:rsidRPr="00FC660E">
        <w:rPr>
          <w:sz w:val="18"/>
          <w:szCs w:val="18"/>
        </w:rPr>
        <w:t>SP500_C00000117_EQTV</w:t>
      </w:r>
      <w:proofErr w:type="gramStart"/>
      <w:r w:rsidRPr="00FC660E">
        <w:rPr>
          <w:sz w:val="18"/>
          <w:szCs w:val="18"/>
        </w:rPr>
        <w:t>,184</w:t>
      </w:r>
      <w:proofErr w:type="gramEnd"/>
    </w:p>
    <w:p w:rsidR="003A4BAF" w:rsidRDefault="00FC660E" w:rsidP="00FC660E">
      <w:pPr>
        <w:spacing w:after="0"/>
        <w:rPr>
          <w:sz w:val="18"/>
          <w:szCs w:val="18"/>
        </w:rPr>
      </w:pPr>
      <w:r w:rsidRPr="00FC660E">
        <w:rPr>
          <w:sz w:val="18"/>
          <w:szCs w:val="18"/>
        </w:rPr>
        <w:t>SP500_C00000117_EQTV</w:t>
      </w:r>
      <w:proofErr w:type="gramStart"/>
      <w:r w:rsidRPr="00FC660E">
        <w:rPr>
          <w:sz w:val="18"/>
          <w:szCs w:val="18"/>
        </w:rPr>
        <w:t>,360</w:t>
      </w:r>
      <w:proofErr w:type="gramEnd"/>
    </w:p>
    <w:p w:rsidR="00016419" w:rsidRDefault="00016419" w:rsidP="00FC660E">
      <w:pPr>
        <w:spacing w:after="0"/>
        <w:rPr>
          <w:sz w:val="18"/>
          <w:szCs w:val="18"/>
        </w:rPr>
      </w:pPr>
    </w:p>
    <w:p w:rsidR="001833D5" w:rsidRDefault="001833D5">
      <w:pPr>
        <w:rPr>
          <w:rFonts w:asciiTheme="majorHAnsi" w:eastAsiaTheme="majorEastAsia" w:hAnsiTheme="majorHAnsi" w:cstheme="majorBidi"/>
          <w:b/>
          <w:bCs/>
          <w:color w:val="365F91" w:themeColor="accent1" w:themeShade="BF"/>
          <w:sz w:val="28"/>
          <w:szCs w:val="28"/>
        </w:rPr>
      </w:pPr>
      <w:r>
        <w:br w:type="page"/>
      </w:r>
    </w:p>
    <w:p w:rsidR="00016419" w:rsidRDefault="00016419" w:rsidP="00016419">
      <w:pPr>
        <w:pStyle w:val="Heading1"/>
        <w:spacing w:before="0"/>
      </w:pPr>
      <w:bookmarkStart w:id="80" w:name="_Toc394567767"/>
      <w:r w:rsidRPr="00016419">
        <w:lastRenderedPageBreak/>
        <w:t>Appendix G: Risk factors with no or poor quality (stale) data</w:t>
      </w:r>
      <w:bookmarkEnd w:id="80"/>
    </w:p>
    <w:p w:rsidR="00016419" w:rsidRDefault="001833D5" w:rsidP="00016419">
      <w:r>
        <w:t>Table G1: Risk factors with no or poor quality (stale) data by factor type</w:t>
      </w:r>
      <w:r w:rsidR="009F76AF">
        <w:t xml:space="preserve"> for which proxy is not specified</w:t>
      </w:r>
    </w:p>
    <w:p w:rsidR="001833D5" w:rsidRDefault="001833D5" w:rsidP="00016419">
      <w:r w:rsidRPr="001833D5">
        <w:rPr>
          <w:noProof/>
        </w:rPr>
        <w:drawing>
          <wp:inline distT="0" distB="0" distL="0" distR="0" wp14:anchorId="5966E595" wp14:editId="60F30E5A">
            <wp:extent cx="5943600" cy="7301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7301865"/>
                    </a:xfrm>
                    <a:prstGeom prst="rect">
                      <a:avLst/>
                    </a:prstGeom>
                  </pic:spPr>
                </pic:pic>
              </a:graphicData>
            </a:graphic>
          </wp:inline>
        </w:drawing>
      </w:r>
    </w:p>
    <w:p w:rsidR="001833D5" w:rsidRDefault="001833D5" w:rsidP="00016419">
      <w:r w:rsidRPr="001833D5">
        <w:rPr>
          <w:noProof/>
        </w:rPr>
        <w:lastRenderedPageBreak/>
        <w:drawing>
          <wp:inline distT="0" distB="0" distL="0" distR="0" wp14:anchorId="63760947" wp14:editId="424EE2B4">
            <wp:extent cx="1961905" cy="65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61905" cy="6561905"/>
                    </a:xfrm>
                    <a:prstGeom prst="rect">
                      <a:avLst/>
                    </a:prstGeom>
                  </pic:spPr>
                </pic:pic>
              </a:graphicData>
            </a:graphic>
          </wp:inline>
        </w:drawing>
      </w:r>
    </w:p>
    <w:p w:rsidR="0037392F" w:rsidRDefault="0037392F">
      <w:r>
        <w:br w:type="page"/>
      </w:r>
    </w:p>
    <w:p w:rsidR="0037392F" w:rsidRDefault="0037392F" w:rsidP="0037392F">
      <w:pPr>
        <w:spacing w:after="0"/>
      </w:pPr>
      <w:r>
        <w:lastRenderedPageBreak/>
        <w:t xml:space="preserve">Table G2: The risk factors with gaps in historical data. </w:t>
      </w:r>
    </w:p>
    <w:p w:rsidR="0037392F" w:rsidRDefault="009B5B83" w:rsidP="00016419">
      <w:r w:rsidRPr="009B5B83">
        <w:rPr>
          <w:noProof/>
        </w:rPr>
        <w:drawing>
          <wp:inline distT="0" distB="0" distL="0" distR="0" wp14:anchorId="15ABCB32" wp14:editId="0879B77A">
            <wp:extent cx="5357927" cy="782408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7927" cy="7824083"/>
                    </a:xfrm>
                    <a:prstGeom prst="rect">
                      <a:avLst/>
                    </a:prstGeom>
                  </pic:spPr>
                </pic:pic>
              </a:graphicData>
            </a:graphic>
          </wp:inline>
        </w:drawing>
      </w:r>
    </w:p>
    <w:p w:rsidR="0037392F" w:rsidRDefault="009B5B83" w:rsidP="00016419">
      <w:r w:rsidRPr="009B5B83">
        <w:rPr>
          <w:noProof/>
        </w:rPr>
        <w:lastRenderedPageBreak/>
        <w:drawing>
          <wp:inline distT="0" distB="0" distL="0" distR="0" wp14:anchorId="1D2C30BE" wp14:editId="4356A411">
            <wp:extent cx="5227955"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27955" cy="8229600"/>
                    </a:xfrm>
                    <a:prstGeom prst="rect">
                      <a:avLst/>
                    </a:prstGeom>
                  </pic:spPr>
                </pic:pic>
              </a:graphicData>
            </a:graphic>
          </wp:inline>
        </w:drawing>
      </w:r>
    </w:p>
    <w:p w:rsidR="009B5B83" w:rsidRDefault="009B5B83" w:rsidP="00016419">
      <w:r w:rsidRPr="009B5B83">
        <w:rPr>
          <w:noProof/>
        </w:rPr>
        <w:lastRenderedPageBreak/>
        <w:drawing>
          <wp:inline distT="0" distB="0" distL="0" distR="0" wp14:anchorId="0B33DE77" wp14:editId="5FEA20EB">
            <wp:extent cx="501078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10785" cy="8229600"/>
                    </a:xfrm>
                    <a:prstGeom prst="rect">
                      <a:avLst/>
                    </a:prstGeom>
                  </pic:spPr>
                </pic:pic>
              </a:graphicData>
            </a:graphic>
          </wp:inline>
        </w:drawing>
      </w:r>
    </w:p>
    <w:p w:rsidR="009B5B83" w:rsidRDefault="009B5B83" w:rsidP="00016419">
      <w:r w:rsidRPr="009B5B83">
        <w:rPr>
          <w:noProof/>
        </w:rPr>
        <w:lastRenderedPageBreak/>
        <w:drawing>
          <wp:inline distT="0" distB="0" distL="0" distR="0" wp14:anchorId="5F2E397B" wp14:editId="5720E81F">
            <wp:extent cx="5943600" cy="3937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937000"/>
                    </a:xfrm>
                    <a:prstGeom prst="rect">
                      <a:avLst/>
                    </a:prstGeom>
                  </pic:spPr>
                </pic:pic>
              </a:graphicData>
            </a:graphic>
          </wp:inline>
        </w:drawing>
      </w:r>
    </w:p>
    <w:p w:rsidR="009B5B83" w:rsidRDefault="009B5B83" w:rsidP="00016419"/>
    <w:sectPr w:rsidR="009B5B83">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06F" w:rsidRDefault="0035406F" w:rsidP="004C3B18">
      <w:pPr>
        <w:spacing w:after="0" w:line="240" w:lineRule="auto"/>
      </w:pPr>
      <w:r>
        <w:separator/>
      </w:r>
    </w:p>
  </w:endnote>
  <w:endnote w:type="continuationSeparator" w:id="0">
    <w:p w:rsidR="0035406F" w:rsidRDefault="0035406F" w:rsidP="004C3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782342"/>
      <w:docPartObj>
        <w:docPartGallery w:val="Page Numbers (Bottom of Page)"/>
        <w:docPartUnique/>
      </w:docPartObj>
    </w:sdtPr>
    <w:sdtEndPr>
      <w:rPr>
        <w:noProof/>
      </w:rPr>
    </w:sdtEndPr>
    <w:sdtContent>
      <w:p w:rsidR="0035406F" w:rsidRDefault="0035406F">
        <w:pPr>
          <w:pStyle w:val="Footer"/>
          <w:jc w:val="right"/>
        </w:pPr>
        <w:r>
          <w:fldChar w:fldCharType="begin"/>
        </w:r>
        <w:r>
          <w:instrText xml:space="preserve"> PAGE   \* MERGEFORMAT </w:instrText>
        </w:r>
        <w:r>
          <w:fldChar w:fldCharType="separate"/>
        </w:r>
        <w:r w:rsidR="00AB50D0">
          <w:rPr>
            <w:noProof/>
          </w:rPr>
          <w:t>18</w:t>
        </w:r>
        <w:r>
          <w:rPr>
            <w:noProof/>
          </w:rPr>
          <w:fldChar w:fldCharType="end"/>
        </w:r>
      </w:p>
    </w:sdtContent>
  </w:sdt>
  <w:p w:rsidR="0035406F" w:rsidRDefault="003540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06F" w:rsidRDefault="0035406F" w:rsidP="004C3B18">
      <w:pPr>
        <w:spacing w:after="0" w:line="240" w:lineRule="auto"/>
      </w:pPr>
      <w:r>
        <w:separator/>
      </w:r>
    </w:p>
  </w:footnote>
  <w:footnote w:type="continuationSeparator" w:id="0">
    <w:p w:rsidR="0035406F" w:rsidRDefault="0035406F" w:rsidP="004C3B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06F" w:rsidRDefault="0035406F" w:rsidP="004C3B18">
    <w:pPr>
      <w:pStyle w:val="Header"/>
      <w:jc w:val="right"/>
    </w:pPr>
    <w:r w:rsidRPr="004C3B18">
      <w:rPr>
        <w:rFonts w:ascii="Arial" w:eastAsia="Times New Roman" w:hAnsi="Arial" w:cs="Arial"/>
        <w:bCs/>
        <w:noProof/>
        <w:color w:val="808080"/>
        <w:sz w:val="24"/>
        <w:szCs w:val="24"/>
      </w:rPr>
      <w:drawing>
        <wp:inline distT="0" distB="0" distL="0" distR="0" wp14:anchorId="2D4F7759" wp14:editId="2D4F775A">
          <wp:extent cx="868680" cy="393192"/>
          <wp:effectExtent l="0" t="0" r="7620" b="0"/>
          <wp:docPr id="1" name="Picture 1" descr="H:\Corporate Compliance\Corp Policies Working Files\BNY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rporate Compliance\Corp Policies Working Files\BNYM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8680" cy="39319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9091C"/>
    <w:multiLevelType w:val="hybridMultilevel"/>
    <w:tmpl w:val="66205C7A"/>
    <w:lvl w:ilvl="0" w:tplc="38464D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B33552"/>
    <w:multiLevelType w:val="multilevel"/>
    <w:tmpl w:val="9FF27E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0874425"/>
    <w:multiLevelType w:val="hybridMultilevel"/>
    <w:tmpl w:val="DE5E5038"/>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
    <w:nsid w:val="29847AB1"/>
    <w:multiLevelType w:val="multilevel"/>
    <w:tmpl w:val="02E2CF40"/>
    <w:lvl w:ilvl="0">
      <w:start w:val="1"/>
      <w:numFmt w:val="decimal"/>
      <w:lvlText w:val="%1."/>
      <w:lvlJc w:val="left"/>
      <w:pPr>
        <w:tabs>
          <w:tab w:val="num" w:pos="1080"/>
        </w:tabs>
        <w:ind w:left="1080" w:hanging="360"/>
      </w:pPr>
      <w:rPr>
        <w:rFonts w:hint="default"/>
      </w:rPr>
    </w:lvl>
    <w:lvl w:ilvl="1">
      <w:start w:val="1"/>
      <w:numFmt w:val="decimal"/>
      <w:pStyle w:val="SectionText"/>
      <w:lvlText w:val="%1.%2."/>
      <w:lvlJc w:val="left"/>
      <w:pPr>
        <w:tabs>
          <w:tab w:val="num" w:pos="1512"/>
        </w:tabs>
        <w:ind w:left="1512" w:hanging="432"/>
      </w:pPr>
      <w:rPr>
        <w:rFonts w:hint="default"/>
      </w:rPr>
    </w:lvl>
    <w:lvl w:ilvl="2">
      <w:start w:val="1"/>
      <w:numFmt w:val="decimal"/>
      <w:pStyle w:val="Details"/>
      <w:lvlText w:val="%1.%2.%3."/>
      <w:lvlJc w:val="left"/>
      <w:pPr>
        <w:tabs>
          <w:tab w:val="num" w:pos="2160"/>
        </w:tabs>
        <w:ind w:left="1944" w:hanging="504"/>
      </w:pPr>
      <w:rPr>
        <w:rFonts w:hint="default"/>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4">
    <w:nsid w:val="3325540C"/>
    <w:multiLevelType w:val="hybridMultilevel"/>
    <w:tmpl w:val="38044C32"/>
    <w:lvl w:ilvl="0" w:tplc="04090001">
      <w:start w:val="1"/>
      <w:numFmt w:val="bullet"/>
      <w:lvlText w:val=""/>
      <w:lvlJc w:val="left"/>
      <w:pPr>
        <w:ind w:left="2250" w:hanging="360"/>
      </w:pPr>
      <w:rPr>
        <w:rFonts w:ascii="Symbol" w:hAnsi="Symbol" w:cs="Symbol" w:hint="default"/>
      </w:rPr>
    </w:lvl>
    <w:lvl w:ilvl="1" w:tplc="04090003">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cs="Wingdings" w:hint="default"/>
      </w:rPr>
    </w:lvl>
    <w:lvl w:ilvl="3" w:tplc="04090001">
      <w:start w:val="1"/>
      <w:numFmt w:val="bullet"/>
      <w:lvlText w:val=""/>
      <w:lvlJc w:val="left"/>
      <w:pPr>
        <w:ind w:left="4410" w:hanging="360"/>
      </w:pPr>
      <w:rPr>
        <w:rFonts w:ascii="Symbol" w:hAnsi="Symbol" w:cs="Symbol" w:hint="default"/>
      </w:rPr>
    </w:lvl>
    <w:lvl w:ilvl="4" w:tplc="04090003">
      <w:start w:val="1"/>
      <w:numFmt w:val="bullet"/>
      <w:lvlText w:val="o"/>
      <w:lvlJc w:val="left"/>
      <w:pPr>
        <w:ind w:left="5130" w:hanging="360"/>
      </w:pPr>
      <w:rPr>
        <w:rFonts w:ascii="Courier New" w:hAnsi="Courier New" w:cs="Courier New" w:hint="default"/>
      </w:rPr>
    </w:lvl>
    <w:lvl w:ilvl="5" w:tplc="04090005">
      <w:start w:val="1"/>
      <w:numFmt w:val="bullet"/>
      <w:lvlText w:val=""/>
      <w:lvlJc w:val="left"/>
      <w:pPr>
        <w:ind w:left="5850" w:hanging="360"/>
      </w:pPr>
      <w:rPr>
        <w:rFonts w:ascii="Wingdings" w:hAnsi="Wingdings" w:cs="Wingdings" w:hint="default"/>
      </w:rPr>
    </w:lvl>
    <w:lvl w:ilvl="6" w:tplc="04090001">
      <w:start w:val="1"/>
      <w:numFmt w:val="bullet"/>
      <w:lvlText w:val=""/>
      <w:lvlJc w:val="left"/>
      <w:pPr>
        <w:ind w:left="6570" w:hanging="360"/>
      </w:pPr>
      <w:rPr>
        <w:rFonts w:ascii="Symbol" w:hAnsi="Symbol" w:cs="Symbol" w:hint="default"/>
      </w:rPr>
    </w:lvl>
    <w:lvl w:ilvl="7" w:tplc="04090003">
      <w:start w:val="1"/>
      <w:numFmt w:val="bullet"/>
      <w:lvlText w:val="o"/>
      <w:lvlJc w:val="left"/>
      <w:pPr>
        <w:ind w:left="7290" w:hanging="360"/>
      </w:pPr>
      <w:rPr>
        <w:rFonts w:ascii="Courier New" w:hAnsi="Courier New" w:cs="Courier New" w:hint="default"/>
      </w:rPr>
    </w:lvl>
    <w:lvl w:ilvl="8" w:tplc="04090005">
      <w:start w:val="1"/>
      <w:numFmt w:val="bullet"/>
      <w:lvlText w:val=""/>
      <w:lvlJc w:val="left"/>
      <w:pPr>
        <w:ind w:left="8010" w:hanging="360"/>
      </w:pPr>
      <w:rPr>
        <w:rFonts w:ascii="Wingdings" w:hAnsi="Wingdings" w:cs="Wingdings" w:hint="default"/>
      </w:rPr>
    </w:lvl>
  </w:abstractNum>
  <w:abstractNum w:abstractNumId="5">
    <w:nsid w:val="34FB36CC"/>
    <w:multiLevelType w:val="hybridMultilevel"/>
    <w:tmpl w:val="78CA525E"/>
    <w:lvl w:ilvl="0" w:tplc="4ED25ED4">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6">
    <w:nsid w:val="382B1BAB"/>
    <w:multiLevelType w:val="hybridMultilevel"/>
    <w:tmpl w:val="3306D3F6"/>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cs="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
    <w:nsid w:val="38997BD0"/>
    <w:multiLevelType w:val="hybridMultilevel"/>
    <w:tmpl w:val="63948F08"/>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8">
    <w:nsid w:val="3D191AEB"/>
    <w:multiLevelType w:val="hybridMultilevel"/>
    <w:tmpl w:val="B50E72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E94713C"/>
    <w:multiLevelType w:val="hybridMultilevel"/>
    <w:tmpl w:val="09205248"/>
    <w:lvl w:ilvl="0" w:tplc="04090001">
      <w:start w:val="1"/>
      <w:numFmt w:val="bullet"/>
      <w:lvlText w:val=""/>
      <w:lvlJc w:val="left"/>
      <w:pPr>
        <w:ind w:left="1080" w:hanging="360"/>
      </w:pPr>
      <w:rPr>
        <w:rFonts w:ascii="Symbol" w:hAnsi="Symbol" w:cs="Symbol" w:hint="default"/>
      </w:rPr>
    </w:lvl>
    <w:lvl w:ilvl="1" w:tplc="04090003">
      <w:start w:val="1"/>
      <w:numFmt w:val="bullet"/>
      <w:pStyle w:val="ListParagraph"/>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0">
    <w:nsid w:val="445068DD"/>
    <w:multiLevelType w:val="hybridMultilevel"/>
    <w:tmpl w:val="85C6602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nsid w:val="45D007B4"/>
    <w:multiLevelType w:val="hybridMultilevel"/>
    <w:tmpl w:val="1A2EA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E42536"/>
    <w:multiLevelType w:val="hybridMultilevel"/>
    <w:tmpl w:val="A6DA980C"/>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3">
    <w:nsid w:val="494063FE"/>
    <w:multiLevelType w:val="hybridMultilevel"/>
    <w:tmpl w:val="9C8ADEB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4">
    <w:nsid w:val="4DB853B0"/>
    <w:multiLevelType w:val="hybridMultilevel"/>
    <w:tmpl w:val="B2A6044A"/>
    <w:lvl w:ilvl="0" w:tplc="08090001">
      <w:start w:val="1"/>
      <w:numFmt w:val="bullet"/>
      <w:lvlText w:val=""/>
      <w:lvlJc w:val="left"/>
      <w:pPr>
        <w:ind w:left="1440" w:hanging="360"/>
      </w:pPr>
      <w:rPr>
        <w:rFonts w:ascii="Symbol" w:hAnsi="Symbol" w:cs="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cs="Wingdings" w:hint="default"/>
      </w:rPr>
    </w:lvl>
    <w:lvl w:ilvl="3" w:tplc="08090001">
      <w:start w:val="1"/>
      <w:numFmt w:val="bullet"/>
      <w:lvlText w:val=""/>
      <w:lvlJc w:val="left"/>
      <w:pPr>
        <w:ind w:left="3600" w:hanging="360"/>
      </w:pPr>
      <w:rPr>
        <w:rFonts w:ascii="Symbol" w:hAnsi="Symbol" w:cs="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cs="Wingdings" w:hint="default"/>
      </w:rPr>
    </w:lvl>
    <w:lvl w:ilvl="6" w:tplc="08090001">
      <w:start w:val="1"/>
      <w:numFmt w:val="bullet"/>
      <w:lvlText w:val=""/>
      <w:lvlJc w:val="left"/>
      <w:pPr>
        <w:ind w:left="5760" w:hanging="360"/>
      </w:pPr>
      <w:rPr>
        <w:rFonts w:ascii="Symbol" w:hAnsi="Symbol" w:cs="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cs="Wingdings" w:hint="default"/>
      </w:rPr>
    </w:lvl>
  </w:abstractNum>
  <w:abstractNum w:abstractNumId="15">
    <w:nsid w:val="5E5357F6"/>
    <w:multiLevelType w:val="hybridMultilevel"/>
    <w:tmpl w:val="A3B02B4C"/>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6">
    <w:nsid w:val="60166B06"/>
    <w:multiLevelType w:val="hybridMultilevel"/>
    <w:tmpl w:val="3402A07C"/>
    <w:lvl w:ilvl="0" w:tplc="D1F0615A">
      <w:start w:val="1"/>
      <w:numFmt w:val="bullet"/>
      <w:lvlText w:val=""/>
      <w:lvlJc w:val="left"/>
      <w:pPr>
        <w:ind w:left="1080" w:hanging="360"/>
      </w:pPr>
      <w:rPr>
        <w:rFonts w:ascii="Symbol" w:hAnsi="Symbol" w:cs="Symbol" w:hint="default"/>
      </w:rPr>
    </w:lvl>
    <w:lvl w:ilvl="1" w:tplc="537AD2D6">
      <w:start w:val="1"/>
      <w:numFmt w:val="bullet"/>
      <w:lvlText w:val="o"/>
      <w:lvlJc w:val="left"/>
      <w:pPr>
        <w:ind w:left="1800" w:hanging="360"/>
      </w:pPr>
      <w:rPr>
        <w:rFonts w:ascii="Courier New" w:hAnsi="Courier New" w:cs="Courier New" w:hint="default"/>
      </w:rPr>
    </w:lvl>
    <w:lvl w:ilvl="2" w:tplc="0DE42C14">
      <w:start w:val="1"/>
      <w:numFmt w:val="bullet"/>
      <w:lvlText w:val=""/>
      <w:lvlJc w:val="left"/>
      <w:pPr>
        <w:ind w:left="2520" w:hanging="360"/>
      </w:pPr>
      <w:rPr>
        <w:rFonts w:ascii="Wingdings" w:hAnsi="Wingdings" w:cs="Wingdings" w:hint="default"/>
      </w:rPr>
    </w:lvl>
    <w:lvl w:ilvl="3" w:tplc="5F78D842">
      <w:start w:val="1"/>
      <w:numFmt w:val="bullet"/>
      <w:lvlText w:val=""/>
      <w:lvlJc w:val="left"/>
      <w:pPr>
        <w:ind w:left="3240" w:hanging="360"/>
      </w:pPr>
      <w:rPr>
        <w:rFonts w:ascii="Symbol" w:hAnsi="Symbol" w:cs="Symbol" w:hint="default"/>
      </w:rPr>
    </w:lvl>
    <w:lvl w:ilvl="4" w:tplc="EF3C998A">
      <w:start w:val="1"/>
      <w:numFmt w:val="bullet"/>
      <w:lvlText w:val="o"/>
      <w:lvlJc w:val="left"/>
      <w:pPr>
        <w:ind w:left="3960" w:hanging="360"/>
      </w:pPr>
      <w:rPr>
        <w:rFonts w:ascii="Courier New" w:hAnsi="Courier New" w:cs="Courier New" w:hint="default"/>
      </w:rPr>
    </w:lvl>
    <w:lvl w:ilvl="5" w:tplc="B650A240">
      <w:start w:val="1"/>
      <w:numFmt w:val="bullet"/>
      <w:lvlText w:val=""/>
      <w:lvlJc w:val="left"/>
      <w:pPr>
        <w:ind w:left="4680" w:hanging="360"/>
      </w:pPr>
      <w:rPr>
        <w:rFonts w:ascii="Wingdings" w:hAnsi="Wingdings" w:cs="Wingdings" w:hint="default"/>
      </w:rPr>
    </w:lvl>
    <w:lvl w:ilvl="6" w:tplc="03FADAD6">
      <w:start w:val="1"/>
      <w:numFmt w:val="bullet"/>
      <w:lvlText w:val=""/>
      <w:lvlJc w:val="left"/>
      <w:pPr>
        <w:ind w:left="5400" w:hanging="360"/>
      </w:pPr>
      <w:rPr>
        <w:rFonts w:ascii="Symbol" w:hAnsi="Symbol" w:cs="Symbol" w:hint="default"/>
      </w:rPr>
    </w:lvl>
    <w:lvl w:ilvl="7" w:tplc="FC02A59A">
      <w:start w:val="1"/>
      <w:numFmt w:val="bullet"/>
      <w:lvlText w:val="o"/>
      <w:lvlJc w:val="left"/>
      <w:pPr>
        <w:ind w:left="6120" w:hanging="360"/>
      </w:pPr>
      <w:rPr>
        <w:rFonts w:ascii="Courier New" w:hAnsi="Courier New" w:cs="Courier New" w:hint="default"/>
      </w:rPr>
    </w:lvl>
    <w:lvl w:ilvl="8" w:tplc="9B2A40EC">
      <w:start w:val="1"/>
      <w:numFmt w:val="bullet"/>
      <w:lvlText w:val=""/>
      <w:lvlJc w:val="left"/>
      <w:pPr>
        <w:ind w:left="6840" w:hanging="360"/>
      </w:pPr>
      <w:rPr>
        <w:rFonts w:ascii="Wingdings" w:hAnsi="Wingdings" w:cs="Wingdings" w:hint="default"/>
      </w:rPr>
    </w:lvl>
  </w:abstractNum>
  <w:abstractNum w:abstractNumId="17">
    <w:nsid w:val="60A43E4D"/>
    <w:multiLevelType w:val="hybridMultilevel"/>
    <w:tmpl w:val="D8389FC8"/>
    <w:lvl w:ilvl="0" w:tplc="CB2E4B3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12F1C03"/>
    <w:multiLevelType w:val="hybridMultilevel"/>
    <w:tmpl w:val="613A48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62B46F7A"/>
    <w:multiLevelType w:val="hybridMultilevel"/>
    <w:tmpl w:val="A822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3D1EC3"/>
    <w:multiLevelType w:val="hybridMultilevel"/>
    <w:tmpl w:val="C9B26D8C"/>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1">
    <w:nsid w:val="69813E4B"/>
    <w:multiLevelType w:val="hybridMultilevel"/>
    <w:tmpl w:val="283AB9D4"/>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cs="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nsid w:val="69D614AC"/>
    <w:multiLevelType w:val="hybridMultilevel"/>
    <w:tmpl w:val="A3C4472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3">
    <w:nsid w:val="714E10BA"/>
    <w:multiLevelType w:val="hybridMultilevel"/>
    <w:tmpl w:val="BB3A346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24">
    <w:nsid w:val="777A585E"/>
    <w:multiLevelType w:val="hybridMultilevel"/>
    <w:tmpl w:val="A58EC624"/>
    <w:lvl w:ilvl="0" w:tplc="04090001">
      <w:start w:val="1"/>
      <w:numFmt w:val="bullet"/>
      <w:lvlText w:val=""/>
      <w:lvlJc w:val="left"/>
      <w:pPr>
        <w:ind w:left="1440" w:hanging="360"/>
      </w:pPr>
      <w:rPr>
        <w:rFonts w:ascii="Symbol" w:hAnsi="Symbol" w:cs="Symbol" w:hint="default"/>
        <w:color w:val="auto"/>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cs="Wingdings" w:hint="default"/>
      </w:rPr>
    </w:lvl>
    <w:lvl w:ilvl="3" w:tplc="08090001">
      <w:start w:val="1"/>
      <w:numFmt w:val="bullet"/>
      <w:lvlText w:val=""/>
      <w:lvlJc w:val="left"/>
      <w:pPr>
        <w:ind w:left="3600" w:hanging="360"/>
      </w:pPr>
      <w:rPr>
        <w:rFonts w:ascii="Symbol" w:hAnsi="Symbol" w:cs="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cs="Wingdings" w:hint="default"/>
      </w:rPr>
    </w:lvl>
    <w:lvl w:ilvl="6" w:tplc="08090001">
      <w:start w:val="1"/>
      <w:numFmt w:val="bullet"/>
      <w:lvlText w:val=""/>
      <w:lvlJc w:val="left"/>
      <w:pPr>
        <w:ind w:left="5760" w:hanging="360"/>
      </w:pPr>
      <w:rPr>
        <w:rFonts w:ascii="Symbol" w:hAnsi="Symbol" w:cs="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cs="Wingdings" w:hint="default"/>
      </w:rPr>
    </w:lvl>
  </w:abstractNum>
  <w:abstractNum w:abstractNumId="25">
    <w:nsid w:val="77DA279A"/>
    <w:multiLevelType w:val="hybridMultilevel"/>
    <w:tmpl w:val="D36C4E2A"/>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
      <w:lvlJc w:val="left"/>
      <w:pPr>
        <w:tabs>
          <w:tab w:val="num" w:pos="1800"/>
        </w:tabs>
        <w:ind w:left="1800" w:hanging="360"/>
      </w:pPr>
      <w:rPr>
        <w:rFonts w:ascii="Arial" w:hAnsi="Arial" w:cs="Arial" w:hint="default"/>
      </w:rPr>
    </w:lvl>
    <w:lvl w:ilvl="2" w:tplc="04090005">
      <w:start w:val="1"/>
      <w:numFmt w:val="bullet"/>
      <w:lvlText w:val="•"/>
      <w:lvlJc w:val="left"/>
      <w:pPr>
        <w:tabs>
          <w:tab w:val="num" w:pos="2520"/>
        </w:tabs>
        <w:ind w:left="2520" w:hanging="360"/>
      </w:pPr>
      <w:rPr>
        <w:rFonts w:ascii="Arial" w:hAnsi="Arial" w:cs="Arial" w:hint="default"/>
      </w:rPr>
    </w:lvl>
    <w:lvl w:ilvl="3" w:tplc="04090001">
      <w:start w:val="1"/>
      <w:numFmt w:val="bullet"/>
      <w:lvlText w:val="•"/>
      <w:lvlJc w:val="left"/>
      <w:pPr>
        <w:tabs>
          <w:tab w:val="num" w:pos="3240"/>
        </w:tabs>
        <w:ind w:left="3240" w:hanging="360"/>
      </w:pPr>
      <w:rPr>
        <w:rFonts w:ascii="Arial" w:hAnsi="Arial" w:cs="Arial" w:hint="default"/>
      </w:rPr>
    </w:lvl>
    <w:lvl w:ilvl="4" w:tplc="04090003">
      <w:start w:val="1"/>
      <w:numFmt w:val="bullet"/>
      <w:lvlText w:val="•"/>
      <w:lvlJc w:val="left"/>
      <w:pPr>
        <w:tabs>
          <w:tab w:val="num" w:pos="3960"/>
        </w:tabs>
        <w:ind w:left="3960" w:hanging="360"/>
      </w:pPr>
      <w:rPr>
        <w:rFonts w:ascii="Arial" w:hAnsi="Arial" w:cs="Arial" w:hint="default"/>
      </w:rPr>
    </w:lvl>
    <w:lvl w:ilvl="5" w:tplc="04090005">
      <w:start w:val="1"/>
      <w:numFmt w:val="bullet"/>
      <w:lvlText w:val="•"/>
      <w:lvlJc w:val="left"/>
      <w:pPr>
        <w:tabs>
          <w:tab w:val="num" w:pos="4680"/>
        </w:tabs>
        <w:ind w:left="4680" w:hanging="360"/>
      </w:pPr>
      <w:rPr>
        <w:rFonts w:ascii="Arial" w:hAnsi="Arial" w:cs="Arial" w:hint="default"/>
      </w:rPr>
    </w:lvl>
    <w:lvl w:ilvl="6" w:tplc="04090001">
      <w:start w:val="1"/>
      <w:numFmt w:val="bullet"/>
      <w:lvlText w:val="•"/>
      <w:lvlJc w:val="left"/>
      <w:pPr>
        <w:tabs>
          <w:tab w:val="num" w:pos="5400"/>
        </w:tabs>
        <w:ind w:left="5400" w:hanging="360"/>
      </w:pPr>
      <w:rPr>
        <w:rFonts w:ascii="Arial" w:hAnsi="Arial" w:cs="Arial" w:hint="default"/>
      </w:rPr>
    </w:lvl>
    <w:lvl w:ilvl="7" w:tplc="04090003">
      <w:start w:val="1"/>
      <w:numFmt w:val="bullet"/>
      <w:lvlText w:val="•"/>
      <w:lvlJc w:val="left"/>
      <w:pPr>
        <w:tabs>
          <w:tab w:val="num" w:pos="6120"/>
        </w:tabs>
        <w:ind w:left="6120" w:hanging="360"/>
      </w:pPr>
      <w:rPr>
        <w:rFonts w:ascii="Arial" w:hAnsi="Arial" w:cs="Arial" w:hint="default"/>
      </w:rPr>
    </w:lvl>
    <w:lvl w:ilvl="8" w:tplc="04090005">
      <w:start w:val="1"/>
      <w:numFmt w:val="bullet"/>
      <w:lvlText w:val="•"/>
      <w:lvlJc w:val="left"/>
      <w:pPr>
        <w:tabs>
          <w:tab w:val="num" w:pos="6840"/>
        </w:tabs>
        <w:ind w:left="6840" w:hanging="360"/>
      </w:pPr>
      <w:rPr>
        <w:rFonts w:ascii="Arial" w:hAnsi="Arial" w:cs="Arial" w:hint="default"/>
      </w:rPr>
    </w:lvl>
  </w:abstractNum>
  <w:abstractNum w:abstractNumId="26">
    <w:nsid w:val="782B6B81"/>
    <w:multiLevelType w:val="hybridMultilevel"/>
    <w:tmpl w:val="7BC816D0"/>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7">
    <w:nsid w:val="7DB1543F"/>
    <w:multiLevelType w:val="hybridMultilevel"/>
    <w:tmpl w:val="7FAA36F6"/>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8">
    <w:nsid w:val="7DBC7AC5"/>
    <w:multiLevelType w:val="hybridMultilevel"/>
    <w:tmpl w:val="E35CE07C"/>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num w:numId="1">
    <w:abstractNumId w:val="23"/>
  </w:num>
  <w:num w:numId="2">
    <w:abstractNumId w:val="21"/>
  </w:num>
  <w:num w:numId="3">
    <w:abstractNumId w:val="24"/>
  </w:num>
  <w:num w:numId="4">
    <w:abstractNumId w:val="6"/>
  </w:num>
  <w:num w:numId="5">
    <w:abstractNumId w:val="9"/>
  </w:num>
  <w:num w:numId="6">
    <w:abstractNumId w:val="13"/>
  </w:num>
  <w:num w:numId="7">
    <w:abstractNumId w:val="10"/>
  </w:num>
  <w:num w:numId="8">
    <w:abstractNumId w:val="5"/>
  </w:num>
  <w:num w:numId="9">
    <w:abstractNumId w:val="3"/>
  </w:num>
  <w:num w:numId="10">
    <w:abstractNumId w:val="18"/>
  </w:num>
  <w:num w:numId="11">
    <w:abstractNumId w:val="20"/>
  </w:num>
  <w:num w:numId="12">
    <w:abstractNumId w:val="12"/>
  </w:num>
  <w:num w:numId="13">
    <w:abstractNumId w:val="15"/>
  </w:num>
  <w:num w:numId="14">
    <w:abstractNumId w:val="7"/>
  </w:num>
  <w:num w:numId="15">
    <w:abstractNumId w:val="27"/>
  </w:num>
  <w:num w:numId="16">
    <w:abstractNumId w:val="17"/>
  </w:num>
  <w:num w:numId="17">
    <w:abstractNumId w:val="1"/>
  </w:num>
  <w:num w:numId="18">
    <w:abstractNumId w:val="28"/>
  </w:num>
  <w:num w:numId="19">
    <w:abstractNumId w:val="16"/>
  </w:num>
  <w:num w:numId="20">
    <w:abstractNumId w:val="14"/>
  </w:num>
  <w:num w:numId="21">
    <w:abstractNumId w:val="4"/>
  </w:num>
  <w:num w:numId="22">
    <w:abstractNumId w:val="26"/>
  </w:num>
  <w:num w:numId="23">
    <w:abstractNumId w:val="2"/>
  </w:num>
  <w:num w:numId="24">
    <w:abstractNumId w:val="22"/>
  </w:num>
  <w:num w:numId="25">
    <w:abstractNumId w:val="9"/>
  </w:num>
  <w:num w:numId="26">
    <w:abstractNumId w:val="9"/>
  </w:num>
  <w:num w:numId="27">
    <w:abstractNumId w:val="9"/>
  </w:num>
  <w:num w:numId="28">
    <w:abstractNumId w:val="9"/>
  </w:num>
  <w:num w:numId="29">
    <w:abstractNumId w:val="9"/>
  </w:num>
  <w:num w:numId="30">
    <w:abstractNumId w:val="9"/>
  </w:num>
  <w:num w:numId="31">
    <w:abstractNumId w:val="8"/>
  </w:num>
  <w:num w:numId="32">
    <w:abstractNumId w:val="25"/>
  </w:num>
  <w:num w:numId="33">
    <w:abstractNumId w:val="0"/>
  </w:num>
  <w:num w:numId="34">
    <w:abstractNumId w:val="19"/>
  </w:num>
  <w:num w:numId="35">
    <w:abstractNumId w:val="11"/>
  </w:num>
  <w:num w:numId="36">
    <w:abstractNumId w:val="9"/>
  </w:num>
  <w:num w:numId="37">
    <w:abstractNumId w:val="9"/>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4DE"/>
    <w:rsid w:val="000008AC"/>
    <w:rsid w:val="000137E2"/>
    <w:rsid w:val="00016419"/>
    <w:rsid w:val="0004024D"/>
    <w:rsid w:val="000429F9"/>
    <w:rsid w:val="00052E8F"/>
    <w:rsid w:val="00054089"/>
    <w:rsid w:val="00057DC6"/>
    <w:rsid w:val="00071C2D"/>
    <w:rsid w:val="0007687C"/>
    <w:rsid w:val="00082ECA"/>
    <w:rsid w:val="00092453"/>
    <w:rsid w:val="000975DA"/>
    <w:rsid w:val="000B1466"/>
    <w:rsid w:val="000B7076"/>
    <w:rsid w:val="000E674F"/>
    <w:rsid w:val="001023F7"/>
    <w:rsid w:val="00112584"/>
    <w:rsid w:val="001169BE"/>
    <w:rsid w:val="00136012"/>
    <w:rsid w:val="00145AAE"/>
    <w:rsid w:val="00155F6F"/>
    <w:rsid w:val="00160FB9"/>
    <w:rsid w:val="001641DE"/>
    <w:rsid w:val="0016760C"/>
    <w:rsid w:val="00170E48"/>
    <w:rsid w:val="00171528"/>
    <w:rsid w:val="00173BAD"/>
    <w:rsid w:val="001833D5"/>
    <w:rsid w:val="001A4BC7"/>
    <w:rsid w:val="001B1C4F"/>
    <w:rsid w:val="001B2AD3"/>
    <w:rsid w:val="001B64F3"/>
    <w:rsid w:val="001C00DB"/>
    <w:rsid w:val="001D01E2"/>
    <w:rsid w:val="001D2795"/>
    <w:rsid w:val="001D623F"/>
    <w:rsid w:val="001E39DF"/>
    <w:rsid w:val="001E6741"/>
    <w:rsid w:val="001F743F"/>
    <w:rsid w:val="00221595"/>
    <w:rsid w:val="002265E2"/>
    <w:rsid w:val="002443B5"/>
    <w:rsid w:val="00244B20"/>
    <w:rsid w:val="00246CF2"/>
    <w:rsid w:val="00271373"/>
    <w:rsid w:val="002731F0"/>
    <w:rsid w:val="00276B3F"/>
    <w:rsid w:val="002A7FF4"/>
    <w:rsid w:val="002B4BAB"/>
    <w:rsid w:val="002C6967"/>
    <w:rsid w:val="002C765F"/>
    <w:rsid w:val="002E4DBE"/>
    <w:rsid w:val="002F1DBF"/>
    <w:rsid w:val="002F54DE"/>
    <w:rsid w:val="003126F7"/>
    <w:rsid w:val="00323B84"/>
    <w:rsid w:val="003333A9"/>
    <w:rsid w:val="00335615"/>
    <w:rsid w:val="0035406F"/>
    <w:rsid w:val="0037392F"/>
    <w:rsid w:val="00377129"/>
    <w:rsid w:val="003848A9"/>
    <w:rsid w:val="003A4BAF"/>
    <w:rsid w:val="003C05FE"/>
    <w:rsid w:val="003F5067"/>
    <w:rsid w:val="004161EA"/>
    <w:rsid w:val="00441997"/>
    <w:rsid w:val="00443327"/>
    <w:rsid w:val="00446C9C"/>
    <w:rsid w:val="0045790A"/>
    <w:rsid w:val="0047217F"/>
    <w:rsid w:val="00483714"/>
    <w:rsid w:val="004839E4"/>
    <w:rsid w:val="00490ACD"/>
    <w:rsid w:val="00490FE5"/>
    <w:rsid w:val="004C3B18"/>
    <w:rsid w:val="004C466E"/>
    <w:rsid w:val="004D1FF5"/>
    <w:rsid w:val="004E109D"/>
    <w:rsid w:val="004E4A6A"/>
    <w:rsid w:val="005214C6"/>
    <w:rsid w:val="00524CAE"/>
    <w:rsid w:val="0052733C"/>
    <w:rsid w:val="00536561"/>
    <w:rsid w:val="00540AA5"/>
    <w:rsid w:val="00543880"/>
    <w:rsid w:val="00545063"/>
    <w:rsid w:val="005454F4"/>
    <w:rsid w:val="0055197A"/>
    <w:rsid w:val="00552BA7"/>
    <w:rsid w:val="00557890"/>
    <w:rsid w:val="00573ABC"/>
    <w:rsid w:val="00590C00"/>
    <w:rsid w:val="005B2E11"/>
    <w:rsid w:val="005C34B7"/>
    <w:rsid w:val="005E6035"/>
    <w:rsid w:val="00603C16"/>
    <w:rsid w:val="00611F6B"/>
    <w:rsid w:val="00633DA3"/>
    <w:rsid w:val="006342FA"/>
    <w:rsid w:val="006364F0"/>
    <w:rsid w:val="00645684"/>
    <w:rsid w:val="006527E6"/>
    <w:rsid w:val="0066003A"/>
    <w:rsid w:val="00672ED0"/>
    <w:rsid w:val="006751C8"/>
    <w:rsid w:val="00677FF8"/>
    <w:rsid w:val="0069607A"/>
    <w:rsid w:val="006B1AC1"/>
    <w:rsid w:val="006B6E8C"/>
    <w:rsid w:val="006C6B3B"/>
    <w:rsid w:val="006D4939"/>
    <w:rsid w:val="006F0106"/>
    <w:rsid w:val="0071086E"/>
    <w:rsid w:val="007349AE"/>
    <w:rsid w:val="00745952"/>
    <w:rsid w:val="00767D62"/>
    <w:rsid w:val="00767F47"/>
    <w:rsid w:val="0077188B"/>
    <w:rsid w:val="007742DE"/>
    <w:rsid w:val="00774E0F"/>
    <w:rsid w:val="00795E41"/>
    <w:rsid w:val="007A24FD"/>
    <w:rsid w:val="007B4618"/>
    <w:rsid w:val="007C5095"/>
    <w:rsid w:val="007D2E19"/>
    <w:rsid w:val="007E016E"/>
    <w:rsid w:val="007E2B03"/>
    <w:rsid w:val="007E387C"/>
    <w:rsid w:val="007F198D"/>
    <w:rsid w:val="008038A0"/>
    <w:rsid w:val="00807C83"/>
    <w:rsid w:val="008155B1"/>
    <w:rsid w:val="00822AFC"/>
    <w:rsid w:val="00831251"/>
    <w:rsid w:val="0083189E"/>
    <w:rsid w:val="00836F05"/>
    <w:rsid w:val="00892D35"/>
    <w:rsid w:val="008A333E"/>
    <w:rsid w:val="008B038E"/>
    <w:rsid w:val="008B0D67"/>
    <w:rsid w:val="008B48F9"/>
    <w:rsid w:val="008B7A84"/>
    <w:rsid w:val="008C2CCE"/>
    <w:rsid w:val="008E3A47"/>
    <w:rsid w:val="008E4FB2"/>
    <w:rsid w:val="008E7900"/>
    <w:rsid w:val="008E7CE1"/>
    <w:rsid w:val="008F3227"/>
    <w:rsid w:val="00901956"/>
    <w:rsid w:val="00901FD3"/>
    <w:rsid w:val="00904903"/>
    <w:rsid w:val="009244AC"/>
    <w:rsid w:val="00925A71"/>
    <w:rsid w:val="00926ABA"/>
    <w:rsid w:val="00960155"/>
    <w:rsid w:val="00961880"/>
    <w:rsid w:val="00970036"/>
    <w:rsid w:val="00970C90"/>
    <w:rsid w:val="009806E8"/>
    <w:rsid w:val="00990AD9"/>
    <w:rsid w:val="009A0659"/>
    <w:rsid w:val="009B5B83"/>
    <w:rsid w:val="009B613B"/>
    <w:rsid w:val="009C162C"/>
    <w:rsid w:val="009D7333"/>
    <w:rsid w:val="009F32FE"/>
    <w:rsid w:val="009F6A98"/>
    <w:rsid w:val="009F7603"/>
    <w:rsid w:val="009F76AF"/>
    <w:rsid w:val="00A255A4"/>
    <w:rsid w:val="00A2748D"/>
    <w:rsid w:val="00A32C9F"/>
    <w:rsid w:val="00A34534"/>
    <w:rsid w:val="00A7109E"/>
    <w:rsid w:val="00A834D0"/>
    <w:rsid w:val="00A92F37"/>
    <w:rsid w:val="00AA1643"/>
    <w:rsid w:val="00AA7320"/>
    <w:rsid w:val="00AB50D0"/>
    <w:rsid w:val="00AC487C"/>
    <w:rsid w:val="00AC4A88"/>
    <w:rsid w:val="00AD2715"/>
    <w:rsid w:val="00AD56AF"/>
    <w:rsid w:val="00AD6AC3"/>
    <w:rsid w:val="00AE1745"/>
    <w:rsid w:val="00AE641A"/>
    <w:rsid w:val="00AF19AA"/>
    <w:rsid w:val="00B354E9"/>
    <w:rsid w:val="00B36C27"/>
    <w:rsid w:val="00B55511"/>
    <w:rsid w:val="00B56390"/>
    <w:rsid w:val="00B64D05"/>
    <w:rsid w:val="00B67AB6"/>
    <w:rsid w:val="00B72A93"/>
    <w:rsid w:val="00B73084"/>
    <w:rsid w:val="00B7486C"/>
    <w:rsid w:val="00B86C69"/>
    <w:rsid w:val="00BA4B0C"/>
    <w:rsid w:val="00BB69F0"/>
    <w:rsid w:val="00BC0BA3"/>
    <w:rsid w:val="00BD51E4"/>
    <w:rsid w:val="00BE39F2"/>
    <w:rsid w:val="00BE63E8"/>
    <w:rsid w:val="00BF3E17"/>
    <w:rsid w:val="00BF68BA"/>
    <w:rsid w:val="00C03259"/>
    <w:rsid w:val="00C12059"/>
    <w:rsid w:val="00C24B28"/>
    <w:rsid w:val="00C75121"/>
    <w:rsid w:val="00C75654"/>
    <w:rsid w:val="00C8169C"/>
    <w:rsid w:val="00C941A1"/>
    <w:rsid w:val="00C96A19"/>
    <w:rsid w:val="00CA67C8"/>
    <w:rsid w:val="00CB6884"/>
    <w:rsid w:val="00CD3AD4"/>
    <w:rsid w:val="00CF2DCA"/>
    <w:rsid w:val="00D052FA"/>
    <w:rsid w:val="00D06CA3"/>
    <w:rsid w:val="00D11585"/>
    <w:rsid w:val="00D14CE6"/>
    <w:rsid w:val="00D4372A"/>
    <w:rsid w:val="00D460CD"/>
    <w:rsid w:val="00D54084"/>
    <w:rsid w:val="00D54AAD"/>
    <w:rsid w:val="00DA0039"/>
    <w:rsid w:val="00DA2CF3"/>
    <w:rsid w:val="00DA3C83"/>
    <w:rsid w:val="00DB489F"/>
    <w:rsid w:val="00DB7A1C"/>
    <w:rsid w:val="00DF303B"/>
    <w:rsid w:val="00DF4E32"/>
    <w:rsid w:val="00DF61A3"/>
    <w:rsid w:val="00DF70B2"/>
    <w:rsid w:val="00E21808"/>
    <w:rsid w:val="00E47963"/>
    <w:rsid w:val="00E63CB6"/>
    <w:rsid w:val="00E6484E"/>
    <w:rsid w:val="00E83029"/>
    <w:rsid w:val="00E874DB"/>
    <w:rsid w:val="00EA0919"/>
    <w:rsid w:val="00EB4C42"/>
    <w:rsid w:val="00EB7FFA"/>
    <w:rsid w:val="00EF6850"/>
    <w:rsid w:val="00EF73C1"/>
    <w:rsid w:val="00F159A5"/>
    <w:rsid w:val="00F21DFB"/>
    <w:rsid w:val="00F42F12"/>
    <w:rsid w:val="00F51B6C"/>
    <w:rsid w:val="00F63807"/>
    <w:rsid w:val="00F65DE6"/>
    <w:rsid w:val="00F720BD"/>
    <w:rsid w:val="00F90504"/>
    <w:rsid w:val="00F977C7"/>
    <w:rsid w:val="00FB087A"/>
    <w:rsid w:val="00FC660E"/>
    <w:rsid w:val="00FE2A5B"/>
    <w:rsid w:val="00FE6A2D"/>
    <w:rsid w:val="00FF4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54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3B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54D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E4796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NYMParagraphHeadingUnderlined">
    <w:name w:val="BNYM Paragraph Heading Underlined"/>
    <w:basedOn w:val="Heading7"/>
    <w:next w:val="Normal"/>
    <w:autoRedefine/>
    <w:qFormat/>
    <w:rsid w:val="00E47963"/>
    <w:pPr>
      <w:keepLines w:val="0"/>
      <w:spacing w:before="0" w:line="240" w:lineRule="auto"/>
      <w:jc w:val="both"/>
    </w:pPr>
    <w:rPr>
      <w:rFonts w:ascii="Georgia" w:eastAsia="Times New Roman" w:hAnsi="Georgia" w:cs="Tahoma"/>
      <w:bCs/>
      <w:i w:val="0"/>
      <w:iCs w:val="0"/>
      <w:noProof/>
      <w:color w:val="auto"/>
      <w:szCs w:val="24"/>
      <w:u w:val="single"/>
    </w:rPr>
  </w:style>
  <w:style w:type="character" w:customStyle="1" w:styleId="Heading7Char">
    <w:name w:val="Heading 7 Char"/>
    <w:basedOn w:val="DefaultParagraphFont"/>
    <w:link w:val="Heading7"/>
    <w:uiPriority w:val="9"/>
    <w:semiHidden/>
    <w:rsid w:val="00E47963"/>
    <w:rPr>
      <w:rFonts w:asciiTheme="majorHAnsi" w:eastAsiaTheme="majorEastAsia" w:hAnsiTheme="majorHAnsi" w:cstheme="majorBidi"/>
      <w:i/>
      <w:iCs/>
      <w:color w:val="404040" w:themeColor="text1" w:themeTint="BF"/>
    </w:rPr>
  </w:style>
  <w:style w:type="character" w:customStyle="1" w:styleId="Heading3Char">
    <w:name w:val="Heading 3 Char"/>
    <w:basedOn w:val="DefaultParagraphFont"/>
    <w:link w:val="Heading3"/>
    <w:uiPriority w:val="9"/>
    <w:rsid w:val="002F54DE"/>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rsid w:val="002F54DE"/>
    <w:rPr>
      <w:sz w:val="16"/>
      <w:szCs w:val="16"/>
    </w:rPr>
  </w:style>
  <w:style w:type="paragraph" w:styleId="CommentText">
    <w:name w:val="annotation text"/>
    <w:basedOn w:val="Normal"/>
    <w:link w:val="CommentTextChar"/>
    <w:uiPriority w:val="99"/>
    <w:semiHidden/>
    <w:rsid w:val="002F54DE"/>
    <w:pPr>
      <w:spacing w:line="240" w:lineRule="auto"/>
    </w:pPr>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2F54DE"/>
    <w:rPr>
      <w:rFonts w:ascii="Calibri" w:eastAsia="Calibri" w:hAnsi="Calibri" w:cs="Calibri"/>
      <w:sz w:val="20"/>
      <w:szCs w:val="20"/>
    </w:rPr>
  </w:style>
  <w:style w:type="paragraph" w:styleId="BalloonText">
    <w:name w:val="Balloon Text"/>
    <w:basedOn w:val="Normal"/>
    <w:link w:val="BalloonTextChar"/>
    <w:uiPriority w:val="99"/>
    <w:semiHidden/>
    <w:unhideWhenUsed/>
    <w:rsid w:val="002F5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4DE"/>
    <w:rPr>
      <w:rFonts w:ascii="Tahoma" w:hAnsi="Tahoma" w:cs="Tahoma"/>
      <w:sz w:val="16"/>
      <w:szCs w:val="16"/>
    </w:rPr>
  </w:style>
  <w:style w:type="character" w:customStyle="1" w:styleId="Heading1Char">
    <w:name w:val="Heading 1 Char"/>
    <w:basedOn w:val="DefaultParagraphFont"/>
    <w:link w:val="Heading1"/>
    <w:uiPriority w:val="9"/>
    <w:rsid w:val="002F54D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2F54DE"/>
    <w:pPr>
      <w:numPr>
        <w:ilvl w:val="1"/>
        <w:numId w:val="5"/>
      </w:numPr>
    </w:pPr>
    <w:rPr>
      <w:rFonts w:ascii="Calibri" w:eastAsia="Calibri" w:hAnsi="Calibri" w:cs="Times New Roman"/>
      <w:b/>
      <w:bCs/>
    </w:rPr>
  </w:style>
  <w:style w:type="character" w:customStyle="1" w:styleId="ListParagraphChar">
    <w:name w:val="List Paragraph Char"/>
    <w:basedOn w:val="DefaultParagraphFont"/>
    <w:link w:val="ListParagraph"/>
    <w:uiPriority w:val="34"/>
    <w:locked/>
    <w:rsid w:val="002F54DE"/>
    <w:rPr>
      <w:rFonts w:ascii="Calibri" w:eastAsia="Calibri" w:hAnsi="Calibri" w:cs="Times New Roman"/>
      <w:b/>
      <w:bCs/>
    </w:rPr>
  </w:style>
  <w:style w:type="paragraph" w:styleId="TOCHeading">
    <w:name w:val="TOC Heading"/>
    <w:basedOn w:val="Heading1"/>
    <w:next w:val="Normal"/>
    <w:uiPriority w:val="39"/>
    <w:qFormat/>
    <w:rsid w:val="002F54DE"/>
    <w:pPr>
      <w:outlineLvl w:val="9"/>
    </w:pPr>
    <w:rPr>
      <w:rFonts w:ascii="Cambria" w:eastAsia="Times New Roman" w:hAnsi="Cambria" w:cs="Cambria"/>
      <w:color w:val="365F91"/>
    </w:rPr>
  </w:style>
  <w:style w:type="character" w:styleId="Hyperlink">
    <w:name w:val="Hyperlink"/>
    <w:basedOn w:val="DefaultParagraphFont"/>
    <w:uiPriority w:val="99"/>
    <w:rsid w:val="002F54DE"/>
    <w:rPr>
      <w:color w:val="0000FF"/>
      <w:u w:val="single"/>
    </w:rPr>
  </w:style>
  <w:style w:type="paragraph" w:styleId="TOC1">
    <w:name w:val="toc 1"/>
    <w:basedOn w:val="Normal"/>
    <w:next w:val="Normal"/>
    <w:autoRedefine/>
    <w:uiPriority w:val="39"/>
    <w:rsid w:val="002F54DE"/>
    <w:pPr>
      <w:spacing w:after="100"/>
    </w:pPr>
    <w:rPr>
      <w:rFonts w:ascii="Calibri" w:eastAsia="Calibri" w:hAnsi="Calibri" w:cs="Calibri"/>
    </w:rPr>
  </w:style>
  <w:style w:type="paragraph" w:customStyle="1" w:styleId="SectionText">
    <w:name w:val="Section Text"/>
    <w:next w:val="Normal"/>
    <w:autoRedefine/>
    <w:uiPriority w:val="99"/>
    <w:rsid w:val="002F1DBF"/>
    <w:pPr>
      <w:keepNext/>
      <w:numPr>
        <w:ilvl w:val="1"/>
        <w:numId w:val="9"/>
      </w:numPr>
      <w:spacing w:after="0" w:line="240" w:lineRule="auto"/>
    </w:pPr>
    <w:rPr>
      <w:rFonts w:ascii="Tms Rmn" w:eastAsia="Times New Roman" w:hAnsi="Tms Rmn" w:cs="Tms Rmn"/>
      <w:sz w:val="24"/>
      <w:szCs w:val="24"/>
    </w:rPr>
  </w:style>
  <w:style w:type="paragraph" w:customStyle="1" w:styleId="Details">
    <w:name w:val="Details"/>
    <w:next w:val="Normal"/>
    <w:autoRedefine/>
    <w:uiPriority w:val="99"/>
    <w:rsid w:val="002F1DBF"/>
    <w:pPr>
      <w:numPr>
        <w:ilvl w:val="2"/>
        <w:numId w:val="9"/>
      </w:numPr>
      <w:spacing w:after="0" w:line="240" w:lineRule="auto"/>
    </w:pPr>
    <w:rPr>
      <w:rFonts w:ascii="Times New Roman" w:eastAsia="Times New Roman" w:hAnsi="Times New Roman" w:cs="Times New Roman"/>
      <w:sz w:val="24"/>
      <w:szCs w:val="24"/>
    </w:rPr>
  </w:style>
  <w:style w:type="paragraph" w:customStyle="1" w:styleId="Default">
    <w:name w:val="Default"/>
    <w:uiPriority w:val="99"/>
    <w:rsid w:val="000B1466"/>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Level2Body">
    <w:name w:val="Level 2 Body"/>
    <w:basedOn w:val="Normal"/>
    <w:link w:val="Level2BodyChar"/>
    <w:uiPriority w:val="99"/>
    <w:rsid w:val="000B1466"/>
    <w:pPr>
      <w:spacing w:after="0"/>
      <w:ind w:left="90"/>
      <w:jc w:val="both"/>
    </w:pPr>
    <w:rPr>
      <w:rFonts w:ascii="Arial" w:eastAsia="Times New Roman" w:hAnsi="Arial" w:cs="Arial"/>
      <w:lang w:eastAsia="zh-CN"/>
    </w:rPr>
  </w:style>
  <w:style w:type="character" w:customStyle="1" w:styleId="Level2BodyChar">
    <w:name w:val="Level 2 Body Char"/>
    <w:basedOn w:val="DefaultParagraphFont"/>
    <w:link w:val="Level2Body"/>
    <w:uiPriority w:val="99"/>
    <w:locked/>
    <w:rsid w:val="000B1466"/>
    <w:rPr>
      <w:rFonts w:ascii="Arial" w:eastAsia="Times New Roman" w:hAnsi="Arial" w:cs="Arial"/>
      <w:lang w:eastAsia="zh-CN"/>
    </w:rPr>
  </w:style>
  <w:style w:type="paragraph" w:styleId="BodyText">
    <w:name w:val="Body Text"/>
    <w:basedOn w:val="Normal"/>
    <w:link w:val="BodyTextChar"/>
    <w:uiPriority w:val="99"/>
    <w:rsid w:val="00BF68BA"/>
    <w:pPr>
      <w:widowControl w:val="0"/>
      <w:spacing w:before="60" w:after="120" w:line="240" w:lineRule="atLeast"/>
    </w:pPr>
    <w:rPr>
      <w:rFonts w:ascii="Times New Roman" w:eastAsia="Times New Roman" w:hAnsi="Times New Roman" w:cs="Times New Roman"/>
      <w:lang w:val="en-GB"/>
    </w:rPr>
  </w:style>
  <w:style w:type="character" w:customStyle="1" w:styleId="BodyTextChar">
    <w:name w:val="Body Text Char"/>
    <w:basedOn w:val="DefaultParagraphFont"/>
    <w:link w:val="BodyText"/>
    <w:uiPriority w:val="99"/>
    <w:rsid w:val="00BF68BA"/>
    <w:rPr>
      <w:rFonts w:ascii="Times New Roman" w:eastAsia="Times New Roman" w:hAnsi="Times New Roman" w:cs="Times New Roman"/>
      <w:lang w:val="en-GB"/>
    </w:rPr>
  </w:style>
  <w:style w:type="paragraph" w:styleId="Header">
    <w:name w:val="header"/>
    <w:basedOn w:val="Normal"/>
    <w:link w:val="HeaderChar"/>
    <w:uiPriority w:val="99"/>
    <w:unhideWhenUsed/>
    <w:rsid w:val="004C3B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B18"/>
  </w:style>
  <w:style w:type="paragraph" w:styleId="Footer">
    <w:name w:val="footer"/>
    <w:basedOn w:val="Normal"/>
    <w:link w:val="FooterChar"/>
    <w:uiPriority w:val="99"/>
    <w:unhideWhenUsed/>
    <w:rsid w:val="004C3B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B18"/>
  </w:style>
  <w:style w:type="character" w:customStyle="1" w:styleId="Heading2Char">
    <w:name w:val="Heading 2 Char"/>
    <w:basedOn w:val="DefaultParagraphFont"/>
    <w:link w:val="Heading2"/>
    <w:uiPriority w:val="9"/>
    <w:rsid w:val="004C3B1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7217F"/>
    <w:pPr>
      <w:spacing w:after="100"/>
      <w:ind w:left="220"/>
    </w:pPr>
  </w:style>
  <w:style w:type="paragraph" w:styleId="TOC3">
    <w:name w:val="toc 3"/>
    <w:basedOn w:val="Normal"/>
    <w:next w:val="Normal"/>
    <w:autoRedefine/>
    <w:uiPriority w:val="39"/>
    <w:unhideWhenUsed/>
    <w:rsid w:val="0047217F"/>
    <w:pPr>
      <w:spacing w:after="100"/>
      <w:ind w:left="440"/>
    </w:pPr>
  </w:style>
  <w:style w:type="character" w:styleId="PlaceholderText">
    <w:name w:val="Placeholder Text"/>
    <w:basedOn w:val="DefaultParagraphFont"/>
    <w:uiPriority w:val="99"/>
    <w:semiHidden/>
    <w:rsid w:val="00BF3E17"/>
    <w:rPr>
      <w:color w:val="808080"/>
    </w:rPr>
  </w:style>
  <w:style w:type="paragraph" w:styleId="CommentSubject">
    <w:name w:val="annotation subject"/>
    <w:basedOn w:val="CommentText"/>
    <w:next w:val="CommentText"/>
    <w:link w:val="CommentSubjectChar"/>
    <w:uiPriority w:val="99"/>
    <w:semiHidden/>
    <w:unhideWhenUsed/>
    <w:rsid w:val="00925A71"/>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925A71"/>
    <w:rPr>
      <w:rFonts w:ascii="Calibri" w:eastAsia="Calibri" w:hAnsi="Calibri" w:cs="Calibri"/>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54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3B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54D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E4796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NYMParagraphHeadingUnderlined">
    <w:name w:val="BNYM Paragraph Heading Underlined"/>
    <w:basedOn w:val="Heading7"/>
    <w:next w:val="Normal"/>
    <w:autoRedefine/>
    <w:qFormat/>
    <w:rsid w:val="00E47963"/>
    <w:pPr>
      <w:keepLines w:val="0"/>
      <w:spacing w:before="0" w:line="240" w:lineRule="auto"/>
      <w:jc w:val="both"/>
    </w:pPr>
    <w:rPr>
      <w:rFonts w:ascii="Georgia" w:eastAsia="Times New Roman" w:hAnsi="Georgia" w:cs="Tahoma"/>
      <w:bCs/>
      <w:i w:val="0"/>
      <w:iCs w:val="0"/>
      <w:noProof/>
      <w:color w:val="auto"/>
      <w:szCs w:val="24"/>
      <w:u w:val="single"/>
    </w:rPr>
  </w:style>
  <w:style w:type="character" w:customStyle="1" w:styleId="Heading7Char">
    <w:name w:val="Heading 7 Char"/>
    <w:basedOn w:val="DefaultParagraphFont"/>
    <w:link w:val="Heading7"/>
    <w:uiPriority w:val="9"/>
    <w:semiHidden/>
    <w:rsid w:val="00E47963"/>
    <w:rPr>
      <w:rFonts w:asciiTheme="majorHAnsi" w:eastAsiaTheme="majorEastAsia" w:hAnsiTheme="majorHAnsi" w:cstheme="majorBidi"/>
      <w:i/>
      <w:iCs/>
      <w:color w:val="404040" w:themeColor="text1" w:themeTint="BF"/>
    </w:rPr>
  </w:style>
  <w:style w:type="character" w:customStyle="1" w:styleId="Heading3Char">
    <w:name w:val="Heading 3 Char"/>
    <w:basedOn w:val="DefaultParagraphFont"/>
    <w:link w:val="Heading3"/>
    <w:uiPriority w:val="9"/>
    <w:rsid w:val="002F54DE"/>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rsid w:val="002F54DE"/>
    <w:rPr>
      <w:sz w:val="16"/>
      <w:szCs w:val="16"/>
    </w:rPr>
  </w:style>
  <w:style w:type="paragraph" w:styleId="CommentText">
    <w:name w:val="annotation text"/>
    <w:basedOn w:val="Normal"/>
    <w:link w:val="CommentTextChar"/>
    <w:uiPriority w:val="99"/>
    <w:semiHidden/>
    <w:rsid w:val="002F54DE"/>
    <w:pPr>
      <w:spacing w:line="240" w:lineRule="auto"/>
    </w:pPr>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2F54DE"/>
    <w:rPr>
      <w:rFonts w:ascii="Calibri" w:eastAsia="Calibri" w:hAnsi="Calibri" w:cs="Calibri"/>
      <w:sz w:val="20"/>
      <w:szCs w:val="20"/>
    </w:rPr>
  </w:style>
  <w:style w:type="paragraph" w:styleId="BalloonText">
    <w:name w:val="Balloon Text"/>
    <w:basedOn w:val="Normal"/>
    <w:link w:val="BalloonTextChar"/>
    <w:uiPriority w:val="99"/>
    <w:semiHidden/>
    <w:unhideWhenUsed/>
    <w:rsid w:val="002F54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4DE"/>
    <w:rPr>
      <w:rFonts w:ascii="Tahoma" w:hAnsi="Tahoma" w:cs="Tahoma"/>
      <w:sz w:val="16"/>
      <w:szCs w:val="16"/>
    </w:rPr>
  </w:style>
  <w:style w:type="character" w:customStyle="1" w:styleId="Heading1Char">
    <w:name w:val="Heading 1 Char"/>
    <w:basedOn w:val="DefaultParagraphFont"/>
    <w:link w:val="Heading1"/>
    <w:uiPriority w:val="9"/>
    <w:rsid w:val="002F54D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2F54DE"/>
    <w:pPr>
      <w:numPr>
        <w:ilvl w:val="1"/>
        <w:numId w:val="5"/>
      </w:numPr>
    </w:pPr>
    <w:rPr>
      <w:rFonts w:ascii="Calibri" w:eastAsia="Calibri" w:hAnsi="Calibri" w:cs="Times New Roman"/>
      <w:b/>
      <w:bCs/>
    </w:rPr>
  </w:style>
  <w:style w:type="character" w:customStyle="1" w:styleId="ListParagraphChar">
    <w:name w:val="List Paragraph Char"/>
    <w:basedOn w:val="DefaultParagraphFont"/>
    <w:link w:val="ListParagraph"/>
    <w:uiPriority w:val="34"/>
    <w:locked/>
    <w:rsid w:val="002F54DE"/>
    <w:rPr>
      <w:rFonts w:ascii="Calibri" w:eastAsia="Calibri" w:hAnsi="Calibri" w:cs="Times New Roman"/>
      <w:b/>
      <w:bCs/>
    </w:rPr>
  </w:style>
  <w:style w:type="paragraph" w:styleId="TOCHeading">
    <w:name w:val="TOC Heading"/>
    <w:basedOn w:val="Heading1"/>
    <w:next w:val="Normal"/>
    <w:uiPriority w:val="39"/>
    <w:qFormat/>
    <w:rsid w:val="002F54DE"/>
    <w:pPr>
      <w:outlineLvl w:val="9"/>
    </w:pPr>
    <w:rPr>
      <w:rFonts w:ascii="Cambria" w:eastAsia="Times New Roman" w:hAnsi="Cambria" w:cs="Cambria"/>
      <w:color w:val="365F91"/>
    </w:rPr>
  </w:style>
  <w:style w:type="character" w:styleId="Hyperlink">
    <w:name w:val="Hyperlink"/>
    <w:basedOn w:val="DefaultParagraphFont"/>
    <w:uiPriority w:val="99"/>
    <w:rsid w:val="002F54DE"/>
    <w:rPr>
      <w:color w:val="0000FF"/>
      <w:u w:val="single"/>
    </w:rPr>
  </w:style>
  <w:style w:type="paragraph" w:styleId="TOC1">
    <w:name w:val="toc 1"/>
    <w:basedOn w:val="Normal"/>
    <w:next w:val="Normal"/>
    <w:autoRedefine/>
    <w:uiPriority w:val="39"/>
    <w:rsid w:val="002F54DE"/>
    <w:pPr>
      <w:spacing w:after="100"/>
    </w:pPr>
    <w:rPr>
      <w:rFonts w:ascii="Calibri" w:eastAsia="Calibri" w:hAnsi="Calibri" w:cs="Calibri"/>
    </w:rPr>
  </w:style>
  <w:style w:type="paragraph" w:customStyle="1" w:styleId="SectionText">
    <w:name w:val="Section Text"/>
    <w:next w:val="Normal"/>
    <w:autoRedefine/>
    <w:uiPriority w:val="99"/>
    <w:rsid w:val="002F1DBF"/>
    <w:pPr>
      <w:keepNext/>
      <w:numPr>
        <w:ilvl w:val="1"/>
        <w:numId w:val="9"/>
      </w:numPr>
      <w:spacing w:after="0" w:line="240" w:lineRule="auto"/>
    </w:pPr>
    <w:rPr>
      <w:rFonts w:ascii="Tms Rmn" w:eastAsia="Times New Roman" w:hAnsi="Tms Rmn" w:cs="Tms Rmn"/>
      <w:sz w:val="24"/>
      <w:szCs w:val="24"/>
    </w:rPr>
  </w:style>
  <w:style w:type="paragraph" w:customStyle="1" w:styleId="Details">
    <w:name w:val="Details"/>
    <w:next w:val="Normal"/>
    <w:autoRedefine/>
    <w:uiPriority w:val="99"/>
    <w:rsid w:val="002F1DBF"/>
    <w:pPr>
      <w:numPr>
        <w:ilvl w:val="2"/>
        <w:numId w:val="9"/>
      </w:numPr>
      <w:spacing w:after="0" w:line="240" w:lineRule="auto"/>
    </w:pPr>
    <w:rPr>
      <w:rFonts w:ascii="Times New Roman" w:eastAsia="Times New Roman" w:hAnsi="Times New Roman" w:cs="Times New Roman"/>
      <w:sz w:val="24"/>
      <w:szCs w:val="24"/>
    </w:rPr>
  </w:style>
  <w:style w:type="paragraph" w:customStyle="1" w:styleId="Default">
    <w:name w:val="Default"/>
    <w:uiPriority w:val="99"/>
    <w:rsid w:val="000B1466"/>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Level2Body">
    <w:name w:val="Level 2 Body"/>
    <w:basedOn w:val="Normal"/>
    <w:link w:val="Level2BodyChar"/>
    <w:uiPriority w:val="99"/>
    <w:rsid w:val="000B1466"/>
    <w:pPr>
      <w:spacing w:after="0"/>
      <w:ind w:left="90"/>
      <w:jc w:val="both"/>
    </w:pPr>
    <w:rPr>
      <w:rFonts w:ascii="Arial" w:eastAsia="Times New Roman" w:hAnsi="Arial" w:cs="Arial"/>
      <w:lang w:eastAsia="zh-CN"/>
    </w:rPr>
  </w:style>
  <w:style w:type="character" w:customStyle="1" w:styleId="Level2BodyChar">
    <w:name w:val="Level 2 Body Char"/>
    <w:basedOn w:val="DefaultParagraphFont"/>
    <w:link w:val="Level2Body"/>
    <w:uiPriority w:val="99"/>
    <w:locked/>
    <w:rsid w:val="000B1466"/>
    <w:rPr>
      <w:rFonts w:ascii="Arial" w:eastAsia="Times New Roman" w:hAnsi="Arial" w:cs="Arial"/>
      <w:lang w:eastAsia="zh-CN"/>
    </w:rPr>
  </w:style>
  <w:style w:type="paragraph" w:styleId="BodyText">
    <w:name w:val="Body Text"/>
    <w:basedOn w:val="Normal"/>
    <w:link w:val="BodyTextChar"/>
    <w:uiPriority w:val="99"/>
    <w:rsid w:val="00BF68BA"/>
    <w:pPr>
      <w:widowControl w:val="0"/>
      <w:spacing w:before="60" w:after="120" w:line="240" w:lineRule="atLeast"/>
    </w:pPr>
    <w:rPr>
      <w:rFonts w:ascii="Times New Roman" w:eastAsia="Times New Roman" w:hAnsi="Times New Roman" w:cs="Times New Roman"/>
      <w:lang w:val="en-GB"/>
    </w:rPr>
  </w:style>
  <w:style w:type="character" w:customStyle="1" w:styleId="BodyTextChar">
    <w:name w:val="Body Text Char"/>
    <w:basedOn w:val="DefaultParagraphFont"/>
    <w:link w:val="BodyText"/>
    <w:uiPriority w:val="99"/>
    <w:rsid w:val="00BF68BA"/>
    <w:rPr>
      <w:rFonts w:ascii="Times New Roman" w:eastAsia="Times New Roman" w:hAnsi="Times New Roman" w:cs="Times New Roman"/>
      <w:lang w:val="en-GB"/>
    </w:rPr>
  </w:style>
  <w:style w:type="paragraph" w:styleId="Header">
    <w:name w:val="header"/>
    <w:basedOn w:val="Normal"/>
    <w:link w:val="HeaderChar"/>
    <w:uiPriority w:val="99"/>
    <w:unhideWhenUsed/>
    <w:rsid w:val="004C3B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B18"/>
  </w:style>
  <w:style w:type="paragraph" w:styleId="Footer">
    <w:name w:val="footer"/>
    <w:basedOn w:val="Normal"/>
    <w:link w:val="FooterChar"/>
    <w:uiPriority w:val="99"/>
    <w:unhideWhenUsed/>
    <w:rsid w:val="004C3B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B18"/>
  </w:style>
  <w:style w:type="character" w:customStyle="1" w:styleId="Heading2Char">
    <w:name w:val="Heading 2 Char"/>
    <w:basedOn w:val="DefaultParagraphFont"/>
    <w:link w:val="Heading2"/>
    <w:uiPriority w:val="9"/>
    <w:rsid w:val="004C3B1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7217F"/>
    <w:pPr>
      <w:spacing w:after="100"/>
      <w:ind w:left="220"/>
    </w:pPr>
  </w:style>
  <w:style w:type="paragraph" w:styleId="TOC3">
    <w:name w:val="toc 3"/>
    <w:basedOn w:val="Normal"/>
    <w:next w:val="Normal"/>
    <w:autoRedefine/>
    <w:uiPriority w:val="39"/>
    <w:unhideWhenUsed/>
    <w:rsid w:val="0047217F"/>
    <w:pPr>
      <w:spacing w:after="100"/>
      <w:ind w:left="440"/>
    </w:pPr>
  </w:style>
  <w:style w:type="character" w:styleId="PlaceholderText">
    <w:name w:val="Placeholder Text"/>
    <w:basedOn w:val="DefaultParagraphFont"/>
    <w:uiPriority w:val="99"/>
    <w:semiHidden/>
    <w:rsid w:val="00BF3E17"/>
    <w:rPr>
      <w:color w:val="808080"/>
    </w:rPr>
  </w:style>
  <w:style w:type="paragraph" w:styleId="CommentSubject">
    <w:name w:val="annotation subject"/>
    <w:basedOn w:val="CommentText"/>
    <w:next w:val="CommentText"/>
    <w:link w:val="CommentSubjectChar"/>
    <w:uiPriority w:val="99"/>
    <w:semiHidden/>
    <w:unhideWhenUsed/>
    <w:rsid w:val="00925A71"/>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925A71"/>
    <w:rPr>
      <w:rFonts w:ascii="Calibri" w:eastAsia="Calibri" w:hAnsi="Calibri" w:cs="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2478">
      <w:bodyDiv w:val="1"/>
      <w:marLeft w:val="0"/>
      <w:marRight w:val="0"/>
      <w:marTop w:val="0"/>
      <w:marBottom w:val="0"/>
      <w:divBdr>
        <w:top w:val="none" w:sz="0" w:space="0" w:color="auto"/>
        <w:left w:val="none" w:sz="0" w:space="0" w:color="auto"/>
        <w:bottom w:val="none" w:sz="0" w:space="0" w:color="auto"/>
        <w:right w:val="none" w:sz="0" w:space="0" w:color="auto"/>
      </w:divBdr>
    </w:div>
    <w:div w:id="199976496">
      <w:bodyDiv w:val="1"/>
      <w:marLeft w:val="0"/>
      <w:marRight w:val="0"/>
      <w:marTop w:val="0"/>
      <w:marBottom w:val="0"/>
      <w:divBdr>
        <w:top w:val="none" w:sz="0" w:space="0" w:color="auto"/>
        <w:left w:val="none" w:sz="0" w:space="0" w:color="auto"/>
        <w:bottom w:val="none" w:sz="0" w:space="0" w:color="auto"/>
        <w:right w:val="none" w:sz="0" w:space="0" w:color="auto"/>
      </w:divBdr>
    </w:div>
    <w:div w:id="552615650">
      <w:bodyDiv w:val="1"/>
      <w:marLeft w:val="0"/>
      <w:marRight w:val="0"/>
      <w:marTop w:val="0"/>
      <w:marBottom w:val="0"/>
      <w:divBdr>
        <w:top w:val="none" w:sz="0" w:space="0" w:color="auto"/>
        <w:left w:val="none" w:sz="0" w:space="0" w:color="auto"/>
        <w:bottom w:val="none" w:sz="0" w:space="0" w:color="auto"/>
        <w:right w:val="none" w:sz="0" w:space="0" w:color="auto"/>
      </w:divBdr>
    </w:div>
    <w:div w:id="735787945">
      <w:bodyDiv w:val="1"/>
      <w:marLeft w:val="0"/>
      <w:marRight w:val="0"/>
      <w:marTop w:val="0"/>
      <w:marBottom w:val="0"/>
      <w:divBdr>
        <w:top w:val="none" w:sz="0" w:space="0" w:color="auto"/>
        <w:left w:val="none" w:sz="0" w:space="0" w:color="auto"/>
        <w:bottom w:val="none" w:sz="0" w:space="0" w:color="auto"/>
        <w:right w:val="none" w:sz="0" w:space="0" w:color="auto"/>
      </w:divBdr>
    </w:div>
    <w:div w:id="1643925885">
      <w:bodyDiv w:val="1"/>
      <w:marLeft w:val="0"/>
      <w:marRight w:val="0"/>
      <w:marTop w:val="0"/>
      <w:marBottom w:val="0"/>
      <w:divBdr>
        <w:top w:val="none" w:sz="0" w:space="0" w:color="auto"/>
        <w:left w:val="none" w:sz="0" w:space="0" w:color="auto"/>
        <w:bottom w:val="none" w:sz="0" w:space="0" w:color="auto"/>
        <w:right w:val="none" w:sz="0" w:space="0" w:color="auto"/>
      </w:divBdr>
    </w:div>
    <w:div w:id="176842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166AC532BA14B4996D9ECEBBA7A8E6A" ma:contentTypeVersion="2" ma:contentTypeDescription="Create a new document." ma:contentTypeScope="" ma:versionID="7e9098779484540bf9151b197ac38907">
  <xsd:schema xmlns:xsd="http://www.w3.org/2001/XMLSchema" xmlns:xs="http://www.w3.org/2001/XMLSchema" xmlns:p="http://schemas.microsoft.com/office/2006/metadata/properties" xmlns:ns2="99ae2e5b-748a-4969-8913-3b649d79c67a" targetNamespace="http://schemas.microsoft.com/office/2006/metadata/properties" ma:root="true" ma:fieldsID="99a2a60f687079dccdd4c979454f35f2" ns2:_="">
    <xsd:import namespace="99ae2e5b-748a-4969-8913-3b649d79c67a"/>
    <xsd:element name="properties">
      <xsd:complexType>
        <xsd:sequence>
          <xsd:element name="documentManagement">
            <xsd:complexType>
              <xsd:all>
                <xsd:element ref="ns2:Document_x0020_Type"/>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e2e5b-748a-4969-8913-3b649d79c67a" elementFormDefault="qualified">
    <xsd:import namespace="http://schemas.microsoft.com/office/2006/documentManagement/types"/>
    <xsd:import namespace="http://schemas.microsoft.com/office/infopath/2007/PartnerControls"/>
    <xsd:element name="Document_x0020_Type" ma:index="8" ma:displayName="Document Type" ma:default="Policy" ma:description="Describes the type of document" ma:format="Dropdown" ma:internalName="Document_x0020_Type">
      <xsd:simpleType>
        <xsd:restriction base="dms:Choice">
          <xsd:enumeration value="Policy"/>
          <xsd:enumeration value="Standard"/>
          <xsd:enumeration value="Procedure"/>
          <xsd:enumeration value="Template"/>
          <xsd:enumeration value="Other"/>
        </xsd:restriction>
      </xsd:simpleType>
    </xsd:element>
    <xsd:element name="Description0" ma:index="9" nillable="true" ma:displayName="Description" ma:description="Description of the document"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_x0020_Type xmlns="99ae2e5b-748a-4969-8913-3b649d79c67a">Template</Document_x0020_Type>
    <Description0 xmlns="99ae2e5b-748a-4969-8913-3b649d79c67a">Provides a foundation of key items that should be considered when documenting a model.</Description0>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689B5-B260-4D88-A89C-954FA875025D}">
  <ds:schemaRefs>
    <ds:schemaRef ds:uri="http://schemas.microsoft.com/sharepoint/v3/contenttype/forms"/>
  </ds:schemaRefs>
</ds:datastoreItem>
</file>

<file path=customXml/itemProps2.xml><?xml version="1.0" encoding="utf-8"?>
<ds:datastoreItem xmlns:ds="http://schemas.openxmlformats.org/officeDocument/2006/customXml" ds:itemID="{EAD2DB79-7785-428C-BEF7-DC01BFECE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e2e5b-748a-4969-8913-3b649d79c6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D6F124-9CDC-468B-8B22-6DD02C211A79}">
  <ds:schemaRefs>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http://schemas.microsoft.com/office/2006/documentManagement/types"/>
    <ds:schemaRef ds:uri="http://purl.org/dc/dcmitype/"/>
    <ds:schemaRef ds:uri="http://purl.org/dc/terms/"/>
    <ds:schemaRef ds:uri="99ae2e5b-748a-4969-8913-3b649d79c67a"/>
    <ds:schemaRef ds:uri="http://purl.org/dc/elements/1.1/"/>
  </ds:schemaRefs>
</ds:datastoreItem>
</file>

<file path=customXml/itemProps4.xml><?xml version="1.0" encoding="utf-8"?>
<ds:datastoreItem xmlns:ds="http://schemas.openxmlformats.org/officeDocument/2006/customXml" ds:itemID="{039AA9FD-C896-49A0-98D1-22FA0AF0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35</Pages>
  <Words>5501</Words>
  <Characters>31357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Template - Model Documentation</vt:lpstr>
    </vt:vector>
  </TitlesOfParts>
  <Company>The Bank of New York Mellon Corporation</Company>
  <LinksUpToDate>false</LinksUpToDate>
  <CharactersWithSpaces>36785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 Model Documentation</dc:title>
  <dc:creator>Hayden, Edward</dc:creator>
  <cp:lastModifiedBy>Tamarchenko, Tanya</cp:lastModifiedBy>
  <cp:revision>6</cp:revision>
  <cp:lastPrinted>2013-04-29T15:20:00Z</cp:lastPrinted>
  <dcterms:created xsi:type="dcterms:W3CDTF">2014-09-09T18:14:00Z</dcterms:created>
  <dcterms:modified xsi:type="dcterms:W3CDTF">2014-09-09T20:43:00Z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0x010100C166AC532BA14B4996D9ECEBBA7A8E6A</vt:lpwstr>
  </property>
</Properties>
</file>